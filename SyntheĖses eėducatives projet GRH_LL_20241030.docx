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AA9AD" w14:textId="77777777" w:rsidR="009805C1" w:rsidRDefault="009805C1" w:rsidP="009805C1">
      <w:pPr>
        <w:pStyle w:val="Titre1"/>
        <w:rPr>
          <w:lang w:eastAsia="fr-FR"/>
        </w:rPr>
      </w:pPr>
      <w:bookmarkStart w:id="0" w:name="_Toc180945129"/>
      <w:r>
        <w:rPr>
          <w:lang w:eastAsia="fr-FR"/>
        </w:rPr>
        <w:t xml:space="preserve">Annexe A : </w:t>
      </w:r>
      <w:r w:rsidRPr="00D64E72">
        <w:rPr>
          <w:lang w:eastAsia="fr-FR"/>
        </w:rPr>
        <w:t>Formation par concordance en gestion des ressources humaines</w:t>
      </w:r>
      <w:bookmarkEnd w:id="0"/>
    </w:p>
    <w:p w14:paraId="5B0C46BC" w14:textId="77777777" w:rsidR="009805C1" w:rsidRDefault="009805C1" w:rsidP="009805C1">
      <w:pPr>
        <w:spacing w:line="360" w:lineRule="auto"/>
        <w:jc w:val="both"/>
        <w:rPr>
          <w:rFonts w:ascii="Times New Roman" w:hAnsi="Times New Roman" w:cs="Times New Roman"/>
          <w:sz w:val="24"/>
          <w:szCs w:val="24"/>
        </w:rPr>
      </w:pPr>
      <w:r w:rsidRPr="00797225">
        <w:rPr>
          <w:rFonts w:ascii="Times New Roman" w:hAnsi="Times New Roman" w:cs="Times New Roman"/>
          <w:b/>
          <w:bCs/>
          <w:sz w:val="24"/>
          <w:szCs w:val="24"/>
        </w:rPr>
        <w:t>Titre de la recherche</w:t>
      </w:r>
      <w:r>
        <w:rPr>
          <w:rFonts w:ascii="Times New Roman" w:hAnsi="Times New Roman" w:cs="Times New Roman"/>
          <w:sz w:val="24"/>
          <w:szCs w:val="24"/>
        </w:rPr>
        <w:t xml:space="preserve"> : </w:t>
      </w:r>
      <w:r w:rsidRPr="00797225">
        <w:rPr>
          <w:rFonts w:ascii="Times New Roman" w:hAnsi="Times New Roman" w:cs="Times New Roman"/>
          <w:sz w:val="24"/>
          <w:szCs w:val="24"/>
        </w:rPr>
        <w:t>Les perceptions des gestionnaires en ressources humaines sur l’amélioration de leur sentiment de compétence à la suite d’une formation par concordance.</w:t>
      </w:r>
    </w:p>
    <w:p w14:paraId="010281ED" w14:textId="77777777" w:rsidR="009805C1" w:rsidRPr="00797225" w:rsidRDefault="009805C1" w:rsidP="009805C1">
      <w:pPr>
        <w:spacing w:line="360" w:lineRule="auto"/>
        <w:rPr>
          <w:rFonts w:ascii="Times New Roman" w:hAnsi="Times New Roman" w:cs="Times New Roman"/>
          <w:b/>
          <w:bCs/>
          <w:sz w:val="24"/>
          <w:szCs w:val="24"/>
        </w:rPr>
      </w:pPr>
      <w:r w:rsidRPr="00797225">
        <w:rPr>
          <w:rFonts w:ascii="Times New Roman" w:hAnsi="Times New Roman" w:cs="Times New Roman"/>
          <w:b/>
          <w:bCs/>
          <w:color w:val="156082" w:themeColor="accent1"/>
          <w:sz w:val="24"/>
          <w:szCs w:val="24"/>
        </w:rPr>
        <w:t>Fiche de descriptive</w:t>
      </w:r>
    </w:p>
    <w:tbl>
      <w:tblPr>
        <w:tblStyle w:val="Grilledutableau"/>
        <w:tblW w:w="0" w:type="auto"/>
        <w:tblLook w:val="04A0" w:firstRow="1" w:lastRow="0" w:firstColumn="1" w:lastColumn="0" w:noHBand="0" w:noVBand="1"/>
      </w:tblPr>
      <w:tblGrid>
        <w:gridCol w:w="8630"/>
      </w:tblGrid>
      <w:tr w:rsidR="009805C1" w14:paraId="0838AF3E" w14:textId="77777777" w:rsidTr="007F4082">
        <w:tc>
          <w:tcPr>
            <w:tcW w:w="8630" w:type="dxa"/>
          </w:tcPr>
          <w:p w14:paraId="583F1C97" w14:textId="77777777" w:rsidR="009805C1" w:rsidRDefault="009805C1" w:rsidP="007F4082">
            <w:pPr>
              <w:spacing w:after="160" w:line="360" w:lineRule="auto"/>
              <w:rPr>
                <w:rFonts w:ascii="Times New Roman" w:hAnsi="Times New Roman" w:cs="Times New Roman"/>
                <w:sz w:val="24"/>
                <w:szCs w:val="24"/>
              </w:rPr>
            </w:pPr>
            <w:r w:rsidRPr="00797225">
              <w:rPr>
                <w:rFonts w:ascii="Times New Roman" w:hAnsi="Times New Roman" w:cs="Times New Roman"/>
                <w:b/>
                <w:bCs/>
                <w:sz w:val="24"/>
                <w:szCs w:val="24"/>
              </w:rPr>
              <w:t>Description:</w:t>
            </w:r>
            <w:r>
              <w:rPr>
                <w:rFonts w:ascii="Times New Roman" w:hAnsi="Times New Roman" w:cs="Times New Roman"/>
                <w:sz w:val="24"/>
                <w:szCs w:val="24"/>
              </w:rPr>
              <w:t xml:space="preserve"> </w:t>
            </w:r>
            <w:r w:rsidRPr="00797225">
              <w:rPr>
                <w:rFonts w:ascii="Times New Roman" w:hAnsi="Times New Roman" w:cs="Times New Roman"/>
                <w:sz w:val="24"/>
                <w:szCs w:val="24"/>
              </w:rPr>
              <w:t>Cette formation d'une durée d'une heure vise à vous placer devant des situations complexes et ambiguës afin de vous entraîner à prendre des décisions éclairées en lien avec la gestion des ressources humaines quant à la gestion de projet et de l'éthique au travail. Vous avez 6 situations et 21 scénarios à répondre. Vous pourrez comparer vos réponses avec celles de personnes d'expérience qui ont répondu aux questions avant vous. Bonne formation !</w:t>
            </w:r>
          </w:p>
        </w:tc>
      </w:tr>
      <w:tr w:rsidR="009805C1" w14:paraId="1341CC62" w14:textId="77777777" w:rsidTr="007F4082">
        <w:tc>
          <w:tcPr>
            <w:tcW w:w="8630" w:type="dxa"/>
          </w:tcPr>
          <w:p w14:paraId="01A78910" w14:textId="77777777" w:rsidR="009805C1" w:rsidRDefault="009805C1" w:rsidP="007F4082">
            <w:pPr>
              <w:spacing w:line="360" w:lineRule="auto"/>
              <w:jc w:val="both"/>
              <w:rPr>
                <w:rFonts w:ascii="Times New Roman" w:hAnsi="Times New Roman" w:cs="Times New Roman"/>
                <w:sz w:val="24"/>
                <w:szCs w:val="24"/>
              </w:rPr>
            </w:pPr>
            <w:r w:rsidRPr="00797225">
              <w:rPr>
                <w:rFonts w:ascii="Times New Roman" w:hAnsi="Times New Roman" w:cs="Times New Roman"/>
                <w:b/>
                <w:bCs/>
                <w:sz w:val="24"/>
                <w:szCs w:val="24"/>
              </w:rPr>
              <w:t>Catégorie :</w:t>
            </w:r>
            <w:r>
              <w:rPr>
                <w:rFonts w:ascii="Times New Roman" w:hAnsi="Times New Roman" w:cs="Times New Roman"/>
                <w:sz w:val="24"/>
                <w:szCs w:val="24"/>
              </w:rPr>
              <w:t xml:space="preserve"> </w:t>
            </w:r>
            <w:r w:rsidRPr="00797225">
              <w:rPr>
                <w:rFonts w:ascii="Times New Roman" w:hAnsi="Times New Roman" w:cs="Times New Roman"/>
                <w:sz w:val="24"/>
                <w:szCs w:val="24"/>
              </w:rPr>
              <w:t>Gestion des ressources humaines</w:t>
            </w:r>
          </w:p>
        </w:tc>
      </w:tr>
      <w:tr w:rsidR="009805C1" w14:paraId="6D21E69B" w14:textId="77777777" w:rsidTr="007F4082">
        <w:tc>
          <w:tcPr>
            <w:tcW w:w="8630" w:type="dxa"/>
          </w:tcPr>
          <w:p w14:paraId="5E4A8D77" w14:textId="77777777" w:rsidR="009805C1" w:rsidRPr="00797225" w:rsidRDefault="009805C1" w:rsidP="007F4082">
            <w:pPr>
              <w:spacing w:line="360" w:lineRule="auto"/>
              <w:jc w:val="both"/>
              <w:rPr>
                <w:rFonts w:ascii="Times New Roman" w:hAnsi="Times New Roman" w:cs="Times New Roman"/>
                <w:b/>
                <w:bCs/>
                <w:sz w:val="24"/>
                <w:szCs w:val="24"/>
              </w:rPr>
            </w:pPr>
            <w:r w:rsidRPr="00797225">
              <w:rPr>
                <w:rFonts w:ascii="Times New Roman" w:hAnsi="Times New Roman" w:cs="Times New Roman"/>
                <w:b/>
                <w:bCs/>
                <w:sz w:val="24"/>
                <w:szCs w:val="24"/>
              </w:rPr>
              <w:t xml:space="preserve">Public cible : </w:t>
            </w:r>
            <w:r w:rsidRPr="00083D73">
              <w:rPr>
                <w:rFonts w:ascii="Times New Roman" w:hAnsi="Times New Roman" w:cs="Times New Roman"/>
                <w:sz w:val="24"/>
                <w:szCs w:val="24"/>
              </w:rPr>
              <w:t>Gestionnaire, superviseur, coordonnateur</w:t>
            </w:r>
            <w:r>
              <w:rPr>
                <w:rFonts w:ascii="Times New Roman" w:hAnsi="Times New Roman" w:cs="Times New Roman"/>
                <w:sz w:val="24"/>
                <w:szCs w:val="24"/>
              </w:rPr>
              <w:t>,</w:t>
            </w:r>
            <w:r w:rsidRPr="00083D73">
              <w:rPr>
                <w:rFonts w:ascii="Times New Roman" w:hAnsi="Times New Roman" w:cs="Times New Roman"/>
                <w:sz w:val="24"/>
                <w:szCs w:val="24"/>
              </w:rPr>
              <w:t xml:space="preserve"> chef d'équipe, gestionnaire des ressources humaines</w:t>
            </w:r>
          </w:p>
        </w:tc>
      </w:tr>
      <w:tr w:rsidR="009805C1" w14:paraId="26D88C35" w14:textId="77777777" w:rsidTr="007F4082">
        <w:tc>
          <w:tcPr>
            <w:tcW w:w="8630" w:type="dxa"/>
          </w:tcPr>
          <w:p w14:paraId="4898BEB2" w14:textId="77777777" w:rsidR="009805C1" w:rsidRDefault="009805C1" w:rsidP="007F4082">
            <w:pPr>
              <w:spacing w:line="360" w:lineRule="auto"/>
              <w:jc w:val="both"/>
              <w:rPr>
                <w:rFonts w:ascii="Times New Roman" w:hAnsi="Times New Roman" w:cs="Times New Roman"/>
                <w:sz w:val="24"/>
                <w:szCs w:val="24"/>
              </w:rPr>
            </w:pPr>
            <w:r w:rsidRPr="00083D73">
              <w:rPr>
                <w:rFonts w:ascii="Times New Roman" w:hAnsi="Times New Roman" w:cs="Times New Roman"/>
                <w:b/>
                <w:bCs/>
                <w:sz w:val="24"/>
                <w:szCs w:val="24"/>
              </w:rPr>
              <w:t>Intention :</w:t>
            </w:r>
            <w:r>
              <w:rPr>
                <w:rFonts w:ascii="Times New Roman" w:hAnsi="Times New Roman" w:cs="Times New Roman"/>
                <w:sz w:val="24"/>
                <w:szCs w:val="24"/>
              </w:rPr>
              <w:t xml:space="preserve"> </w:t>
            </w:r>
            <w:r w:rsidRPr="00083D73">
              <w:rPr>
                <w:rFonts w:ascii="Times New Roman" w:hAnsi="Times New Roman" w:cs="Times New Roman"/>
                <w:sz w:val="24"/>
                <w:szCs w:val="24"/>
              </w:rPr>
              <w:t>Prendre des décisions éclairées face à des situations liées à la gestion de projet et à l'éthique</w:t>
            </w:r>
            <w:r>
              <w:rPr>
                <w:rFonts w:ascii="Times New Roman" w:hAnsi="Times New Roman" w:cs="Times New Roman"/>
                <w:sz w:val="24"/>
                <w:szCs w:val="24"/>
              </w:rPr>
              <w:t>.</w:t>
            </w:r>
          </w:p>
        </w:tc>
      </w:tr>
      <w:tr w:rsidR="009805C1" w14:paraId="55BB7398" w14:textId="77777777" w:rsidTr="007F4082">
        <w:tc>
          <w:tcPr>
            <w:tcW w:w="8630" w:type="dxa"/>
          </w:tcPr>
          <w:p w14:paraId="5C87830D" w14:textId="77777777" w:rsidR="009805C1" w:rsidRDefault="009805C1" w:rsidP="007F4082">
            <w:pPr>
              <w:spacing w:line="360" w:lineRule="auto"/>
              <w:jc w:val="both"/>
              <w:rPr>
                <w:rFonts w:ascii="Times New Roman" w:hAnsi="Times New Roman" w:cs="Times New Roman"/>
                <w:sz w:val="24"/>
                <w:szCs w:val="24"/>
              </w:rPr>
            </w:pPr>
            <w:r w:rsidRPr="00083D73">
              <w:rPr>
                <w:rFonts w:ascii="Times New Roman" w:hAnsi="Times New Roman" w:cs="Times New Roman"/>
                <w:b/>
                <w:bCs/>
                <w:sz w:val="24"/>
                <w:szCs w:val="24"/>
              </w:rPr>
              <w:t>Durée</w:t>
            </w:r>
            <w:r>
              <w:rPr>
                <w:rFonts w:ascii="Times New Roman" w:hAnsi="Times New Roman" w:cs="Times New Roman"/>
                <w:sz w:val="24"/>
                <w:szCs w:val="24"/>
              </w:rPr>
              <w:t> : 1h</w:t>
            </w:r>
          </w:p>
        </w:tc>
      </w:tr>
      <w:tr w:rsidR="009805C1" w14:paraId="2930423C" w14:textId="77777777" w:rsidTr="007F4082">
        <w:tc>
          <w:tcPr>
            <w:tcW w:w="8630" w:type="dxa"/>
          </w:tcPr>
          <w:p w14:paraId="134E8150" w14:textId="77777777" w:rsidR="009805C1"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Objectifs : </w:t>
            </w:r>
            <w:r w:rsidRPr="00083D73">
              <w:rPr>
                <w:rFonts w:ascii="Times New Roman" w:hAnsi="Times New Roman" w:cs="Times New Roman"/>
                <w:b/>
                <w:bCs/>
                <w:sz w:val="24"/>
                <w:szCs w:val="24"/>
              </w:rPr>
              <w:t> </w:t>
            </w:r>
          </w:p>
          <w:p w14:paraId="45C38D8A" w14:textId="77777777" w:rsidR="009805C1" w:rsidRPr="00083D73" w:rsidRDefault="009805C1" w:rsidP="009805C1">
            <w:pPr>
              <w:pStyle w:val="Paragraphedeliste"/>
              <w:numPr>
                <w:ilvl w:val="0"/>
                <w:numId w:val="14"/>
              </w:numPr>
              <w:spacing w:line="360" w:lineRule="auto"/>
              <w:jc w:val="both"/>
              <w:rPr>
                <w:rFonts w:ascii="Times New Roman" w:hAnsi="Times New Roman" w:cs="Times New Roman"/>
                <w:sz w:val="24"/>
                <w:szCs w:val="24"/>
              </w:rPr>
            </w:pPr>
            <w:r w:rsidRPr="00083D73">
              <w:rPr>
                <w:rFonts w:ascii="Times New Roman" w:hAnsi="Times New Roman" w:cs="Times New Roman"/>
                <w:sz w:val="24"/>
                <w:szCs w:val="24"/>
              </w:rPr>
              <w:t>Adopter un comportement exemplaire et conforme aux lois, aux normes formelles et informelles ainsi qu’aux codes sociaux en vigueur.</w:t>
            </w:r>
          </w:p>
          <w:p w14:paraId="7A19B8CD" w14:textId="77777777" w:rsidR="009805C1" w:rsidRPr="00083D73" w:rsidRDefault="009805C1" w:rsidP="009805C1">
            <w:pPr>
              <w:pStyle w:val="Paragraphedeliste"/>
              <w:numPr>
                <w:ilvl w:val="0"/>
                <w:numId w:val="14"/>
              </w:numPr>
              <w:spacing w:line="360" w:lineRule="auto"/>
              <w:jc w:val="both"/>
              <w:rPr>
                <w:rFonts w:ascii="Times New Roman" w:hAnsi="Times New Roman" w:cs="Times New Roman"/>
                <w:sz w:val="24"/>
                <w:szCs w:val="24"/>
              </w:rPr>
            </w:pPr>
            <w:r w:rsidRPr="00083D73">
              <w:rPr>
                <w:rFonts w:ascii="Times New Roman" w:hAnsi="Times New Roman" w:cs="Times New Roman"/>
                <w:sz w:val="24"/>
                <w:szCs w:val="24"/>
              </w:rPr>
              <w:t>Contribuer à développer, soutenir et modifier des comportements, des politiques et des règlements conformément à l’éthique du travail.</w:t>
            </w:r>
          </w:p>
          <w:p w14:paraId="47D3903A" w14:textId="77777777" w:rsidR="009805C1" w:rsidRPr="00083D73" w:rsidRDefault="009805C1" w:rsidP="009805C1">
            <w:pPr>
              <w:pStyle w:val="Paragraphedeliste"/>
              <w:numPr>
                <w:ilvl w:val="0"/>
                <w:numId w:val="14"/>
              </w:numPr>
              <w:spacing w:line="360" w:lineRule="auto"/>
              <w:jc w:val="both"/>
              <w:rPr>
                <w:rFonts w:ascii="Times New Roman" w:hAnsi="Times New Roman" w:cs="Times New Roman"/>
                <w:sz w:val="24"/>
                <w:szCs w:val="24"/>
              </w:rPr>
            </w:pPr>
            <w:r w:rsidRPr="00083D73">
              <w:rPr>
                <w:rFonts w:ascii="Times New Roman" w:hAnsi="Times New Roman" w:cs="Times New Roman"/>
                <w:sz w:val="24"/>
                <w:szCs w:val="24"/>
              </w:rPr>
              <w:t>Organiser le travail, de gérer son temps et celui des autres et établir des priorités.</w:t>
            </w:r>
          </w:p>
          <w:p w14:paraId="1A50CF5F" w14:textId="77777777" w:rsidR="009805C1" w:rsidRPr="00083D73" w:rsidRDefault="009805C1" w:rsidP="009805C1">
            <w:pPr>
              <w:pStyle w:val="Paragraphedeliste"/>
              <w:numPr>
                <w:ilvl w:val="0"/>
                <w:numId w:val="14"/>
              </w:numPr>
              <w:spacing w:line="360" w:lineRule="auto"/>
              <w:jc w:val="both"/>
              <w:rPr>
                <w:rFonts w:ascii="Times New Roman" w:hAnsi="Times New Roman" w:cs="Times New Roman"/>
                <w:sz w:val="24"/>
                <w:szCs w:val="24"/>
              </w:rPr>
            </w:pPr>
            <w:r w:rsidRPr="00083D73">
              <w:rPr>
                <w:rFonts w:ascii="Times New Roman" w:hAnsi="Times New Roman" w:cs="Times New Roman"/>
                <w:sz w:val="24"/>
                <w:szCs w:val="24"/>
              </w:rPr>
              <w:t>Structurer les tâches de manière à être le plus efficace possible et à respecter les échéances.</w:t>
            </w:r>
          </w:p>
        </w:tc>
      </w:tr>
    </w:tbl>
    <w:p w14:paraId="3B69BFA7" w14:textId="77777777" w:rsidR="009805C1" w:rsidRDefault="009805C1" w:rsidP="009805C1">
      <w:pPr>
        <w:spacing w:line="360" w:lineRule="auto"/>
        <w:jc w:val="both"/>
        <w:rPr>
          <w:rFonts w:ascii="Times New Roman" w:hAnsi="Times New Roman" w:cs="Times New Roman"/>
          <w:b/>
          <w:bCs/>
          <w:sz w:val="24"/>
          <w:szCs w:val="24"/>
        </w:rPr>
      </w:pPr>
    </w:p>
    <w:p w14:paraId="62EA4AEC" w14:textId="77777777" w:rsidR="009805C1" w:rsidRDefault="009805C1" w:rsidP="009805C1">
      <w:pPr>
        <w:spacing w:line="360" w:lineRule="auto"/>
        <w:jc w:val="both"/>
        <w:rPr>
          <w:rFonts w:ascii="Times New Roman" w:hAnsi="Times New Roman" w:cs="Times New Roman"/>
          <w:b/>
          <w:bCs/>
          <w:sz w:val="24"/>
          <w:szCs w:val="24"/>
        </w:rPr>
      </w:pPr>
    </w:p>
    <w:p w14:paraId="51493718" w14:textId="77777777" w:rsidR="009805C1" w:rsidRDefault="009805C1" w:rsidP="009805C1">
      <w:pPr>
        <w:spacing w:line="360" w:lineRule="auto"/>
        <w:jc w:val="both"/>
        <w:rPr>
          <w:rFonts w:ascii="Times New Roman" w:hAnsi="Times New Roman" w:cs="Times New Roman"/>
          <w:b/>
          <w:bCs/>
          <w:sz w:val="24"/>
          <w:szCs w:val="24"/>
        </w:rPr>
      </w:pPr>
    </w:p>
    <w:p w14:paraId="00D37B20" w14:textId="77777777" w:rsidR="009805C1" w:rsidRDefault="009805C1" w:rsidP="009805C1">
      <w:pPr>
        <w:spacing w:line="360" w:lineRule="auto"/>
        <w:rPr>
          <w:rFonts w:ascii="Times New Roman" w:hAnsi="Times New Roman" w:cs="Times New Roman"/>
          <w:b/>
          <w:bCs/>
          <w:color w:val="156082" w:themeColor="accent1"/>
          <w:sz w:val="24"/>
          <w:szCs w:val="24"/>
        </w:rPr>
      </w:pPr>
    </w:p>
    <w:p w14:paraId="4C272136" w14:textId="77777777" w:rsidR="009805C1" w:rsidRDefault="009805C1" w:rsidP="009805C1">
      <w:pPr>
        <w:spacing w:line="360" w:lineRule="auto"/>
        <w:rPr>
          <w:rFonts w:ascii="Times New Roman" w:hAnsi="Times New Roman" w:cs="Times New Roman"/>
          <w:b/>
          <w:bCs/>
          <w:color w:val="156082" w:themeColor="accent1"/>
          <w:sz w:val="24"/>
          <w:szCs w:val="24"/>
        </w:rPr>
      </w:pPr>
    </w:p>
    <w:p w14:paraId="1432035E" w14:textId="77777777" w:rsidR="009805C1" w:rsidRDefault="009805C1" w:rsidP="009805C1">
      <w:pPr>
        <w:spacing w:line="360" w:lineRule="auto"/>
        <w:rPr>
          <w:rFonts w:ascii="Times New Roman" w:hAnsi="Times New Roman" w:cs="Times New Roman"/>
          <w:b/>
          <w:bCs/>
          <w:sz w:val="24"/>
          <w:szCs w:val="24"/>
        </w:rPr>
      </w:pPr>
      <w:r>
        <w:rPr>
          <w:rFonts w:ascii="Times New Roman" w:hAnsi="Times New Roman" w:cs="Times New Roman"/>
          <w:b/>
          <w:bCs/>
          <w:color w:val="156082" w:themeColor="accent1"/>
          <w:sz w:val="24"/>
          <w:szCs w:val="24"/>
        </w:rPr>
        <w:t>Contenu de la formation</w:t>
      </w:r>
    </w:p>
    <w:p w14:paraId="5DB7D78E" w14:textId="77777777" w:rsidR="009805C1" w:rsidRDefault="009805C1" w:rsidP="009805C1">
      <w:pPr>
        <w:spacing w:line="360" w:lineRule="auto"/>
        <w:jc w:val="both"/>
        <w:rPr>
          <w:rFonts w:ascii="Times New Roman" w:hAnsi="Times New Roman" w:cs="Times New Roman"/>
          <w:b/>
          <w:bCs/>
          <w:sz w:val="24"/>
          <w:szCs w:val="24"/>
          <w:u w:val="single"/>
        </w:rPr>
      </w:pPr>
      <w:r w:rsidRPr="008B0DC2">
        <w:rPr>
          <w:rFonts w:ascii="Times New Roman" w:hAnsi="Times New Roman" w:cs="Times New Roman"/>
          <w:b/>
          <w:bCs/>
          <w:sz w:val="24"/>
          <w:szCs w:val="24"/>
          <w:u w:val="single"/>
        </w:rPr>
        <w:t>Situation # 1 : Employé en sous-performance</w:t>
      </w:r>
    </w:p>
    <w:p w14:paraId="70D55B71" w14:textId="77777777" w:rsidR="009805C1" w:rsidRPr="008B0DC2" w:rsidRDefault="009805C1" w:rsidP="009805C1">
      <w:pPr>
        <w:spacing w:line="360" w:lineRule="auto"/>
        <w:jc w:val="both"/>
        <w:rPr>
          <w:rFonts w:ascii="Times New Roman" w:hAnsi="Times New Roman" w:cs="Times New Roman"/>
          <w:sz w:val="24"/>
          <w:szCs w:val="24"/>
          <w:u w:val="single"/>
        </w:rPr>
      </w:pPr>
    </w:p>
    <w:tbl>
      <w:tblPr>
        <w:tblStyle w:val="Grilledutableau"/>
        <w:tblW w:w="8629" w:type="dxa"/>
        <w:tblLook w:val="04A0" w:firstRow="1" w:lastRow="0" w:firstColumn="1" w:lastColumn="0" w:noHBand="0" w:noVBand="1"/>
      </w:tblPr>
      <w:tblGrid>
        <w:gridCol w:w="4314"/>
        <w:gridCol w:w="4315"/>
      </w:tblGrid>
      <w:tr w:rsidR="009805C1" w14:paraId="670FB630" w14:textId="77777777" w:rsidTr="007F4082">
        <w:trPr>
          <w:trHeight w:val="561"/>
        </w:trPr>
        <w:tc>
          <w:tcPr>
            <w:tcW w:w="8629" w:type="dxa"/>
            <w:gridSpan w:val="2"/>
          </w:tcPr>
          <w:p w14:paraId="4421FDBB"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Situation # 1 : Employé en sous-performance</w:t>
            </w:r>
          </w:p>
        </w:tc>
      </w:tr>
      <w:tr w:rsidR="009805C1" w14:paraId="3DF6C973" w14:textId="77777777" w:rsidTr="007F4082">
        <w:trPr>
          <w:trHeight w:val="2095"/>
        </w:trPr>
        <w:tc>
          <w:tcPr>
            <w:tcW w:w="8629" w:type="dxa"/>
            <w:gridSpan w:val="2"/>
          </w:tcPr>
          <w:p w14:paraId="60CD45AC" w14:textId="77777777" w:rsidR="009805C1" w:rsidRDefault="009805C1" w:rsidP="007F4082">
            <w:pPr>
              <w:spacing w:line="360" w:lineRule="auto"/>
              <w:jc w:val="both"/>
              <w:rPr>
                <w:rFonts w:ascii="Times New Roman" w:hAnsi="Times New Roman" w:cs="Times New Roman"/>
                <w:sz w:val="24"/>
                <w:szCs w:val="24"/>
              </w:rPr>
            </w:pPr>
            <w:r w:rsidRPr="00083D73">
              <w:rPr>
                <w:rFonts w:ascii="Times New Roman" w:hAnsi="Times New Roman" w:cs="Times New Roman"/>
                <w:sz w:val="24"/>
                <w:szCs w:val="24"/>
              </w:rPr>
              <w:t>Depuis quelques semaines, vous observez que Simon, un employé qui a rejoint votre équipe l’an dernier, est sous performant par rapport aux autres employés de l’équipe. En fait, il n’atteint pas les objectifs ciblés par l’équipe et ne respecte pas les échéances établies dans le projet. Lors d’une rencontre individuelle, Simon vous mentionne qu’il vit une période difficile en ce qui concerne sa santé mentale.</w:t>
            </w:r>
          </w:p>
        </w:tc>
      </w:tr>
      <w:tr w:rsidR="009805C1" w14:paraId="3DEE3ED6" w14:textId="77777777" w:rsidTr="007F4082">
        <w:trPr>
          <w:trHeight w:val="472"/>
        </w:trPr>
        <w:tc>
          <w:tcPr>
            <w:tcW w:w="8629" w:type="dxa"/>
            <w:gridSpan w:val="2"/>
          </w:tcPr>
          <w:p w14:paraId="3F9B252E"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Scénario 1</w:t>
            </w:r>
          </w:p>
        </w:tc>
      </w:tr>
      <w:tr w:rsidR="009805C1" w14:paraId="0F013ACC" w14:textId="77777777" w:rsidTr="007F4082">
        <w:trPr>
          <w:trHeight w:val="423"/>
        </w:trPr>
        <w:tc>
          <w:tcPr>
            <w:tcW w:w="4314" w:type="dxa"/>
          </w:tcPr>
          <w:p w14:paraId="77ED6B82"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6A425D46"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savez que…</w:t>
            </w:r>
          </w:p>
        </w:tc>
      </w:tr>
      <w:tr w:rsidR="009805C1" w14:paraId="66CEACBA" w14:textId="77777777" w:rsidTr="007F4082">
        <w:trPr>
          <w:trHeight w:val="1247"/>
        </w:trPr>
        <w:tc>
          <w:tcPr>
            <w:tcW w:w="4314" w:type="dxa"/>
          </w:tcPr>
          <w:p w14:paraId="3D395AF5" w14:textId="77777777" w:rsidR="009805C1" w:rsidRDefault="009805C1" w:rsidP="007F4082">
            <w:pPr>
              <w:spacing w:line="360" w:lineRule="auto"/>
              <w:jc w:val="both"/>
              <w:rPr>
                <w:rFonts w:ascii="Times New Roman" w:hAnsi="Times New Roman" w:cs="Times New Roman"/>
                <w:sz w:val="24"/>
                <w:szCs w:val="24"/>
              </w:rPr>
            </w:pPr>
            <w:r w:rsidRPr="00083D73">
              <w:rPr>
                <w:rFonts w:ascii="Times New Roman" w:hAnsi="Times New Roman" w:cs="Times New Roman"/>
                <w:sz w:val="24"/>
                <w:szCs w:val="24"/>
              </w:rPr>
              <w:t>Rencontrer Simon afin de lui donner des rétroactions constructives en lien avec sa performance de travail.</w:t>
            </w:r>
          </w:p>
        </w:tc>
        <w:tc>
          <w:tcPr>
            <w:tcW w:w="4315" w:type="dxa"/>
          </w:tcPr>
          <w:p w14:paraId="5C634158" w14:textId="77777777" w:rsidR="009805C1" w:rsidRDefault="009805C1" w:rsidP="007F4082">
            <w:pPr>
              <w:spacing w:line="360" w:lineRule="auto"/>
              <w:jc w:val="both"/>
              <w:rPr>
                <w:rFonts w:ascii="Times New Roman" w:hAnsi="Times New Roman" w:cs="Times New Roman"/>
                <w:sz w:val="24"/>
                <w:szCs w:val="24"/>
              </w:rPr>
            </w:pPr>
            <w:r w:rsidRPr="00083D73">
              <w:rPr>
                <w:rFonts w:ascii="Times New Roman" w:hAnsi="Times New Roman" w:cs="Times New Roman"/>
                <w:sz w:val="24"/>
                <w:szCs w:val="24"/>
              </w:rPr>
              <w:t>Simon était très performant les 6 premiers mois suivant son embauche.</w:t>
            </w:r>
          </w:p>
        </w:tc>
      </w:tr>
      <w:tr w:rsidR="009805C1" w14:paraId="266805C4" w14:textId="77777777" w:rsidTr="007F4082">
        <w:trPr>
          <w:trHeight w:val="350"/>
        </w:trPr>
        <w:tc>
          <w:tcPr>
            <w:tcW w:w="8629" w:type="dxa"/>
            <w:gridSpan w:val="2"/>
          </w:tcPr>
          <w:p w14:paraId="21C53AA8" w14:textId="77777777" w:rsidR="009805C1" w:rsidRPr="00937E36"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Échelle de Likert</w:t>
            </w:r>
          </w:p>
        </w:tc>
      </w:tr>
      <w:tr w:rsidR="009805C1" w14:paraId="692A3CD8" w14:textId="77777777" w:rsidTr="007F4082">
        <w:trPr>
          <w:trHeight w:val="350"/>
        </w:trPr>
        <w:tc>
          <w:tcPr>
            <w:tcW w:w="8629" w:type="dxa"/>
            <w:gridSpan w:val="2"/>
          </w:tcPr>
          <w:p w14:paraId="7FB1F5A8" w14:textId="77777777" w:rsidR="009805C1" w:rsidRPr="006B31B6" w:rsidRDefault="009805C1" w:rsidP="007F4082">
            <w:pPr>
              <w:spacing w:line="360" w:lineRule="auto"/>
              <w:rPr>
                <w:rFonts w:ascii="Times New Roman" w:hAnsi="Times New Roman" w:cs="Times New Roman"/>
                <w:b/>
                <w:bCs/>
                <w:sz w:val="24"/>
                <w:szCs w:val="24"/>
              </w:rPr>
            </w:pPr>
            <w:r w:rsidRPr="001D60AE">
              <w:rPr>
                <w:rFonts w:ascii="Times New Roman" w:hAnsi="Times New Roman" w:cs="Times New Roman"/>
                <w:sz w:val="24"/>
                <w:szCs w:val="24"/>
              </w:rPr>
              <w:t>Votre hypothèse ou option en est :</w:t>
            </w:r>
          </w:p>
        </w:tc>
      </w:tr>
      <w:tr w:rsidR="009805C1" w14:paraId="5D493009" w14:textId="77777777" w:rsidTr="007F4082">
        <w:trPr>
          <w:trHeight w:val="883"/>
        </w:trPr>
        <w:tc>
          <w:tcPr>
            <w:tcW w:w="8629" w:type="dxa"/>
            <w:gridSpan w:val="2"/>
          </w:tcPr>
          <w:p w14:paraId="146D0C67"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 xml:space="preserve">Fortement affaiblie </w:t>
            </w:r>
          </w:p>
          <w:p w14:paraId="36818E68"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Affaiblie</w:t>
            </w:r>
          </w:p>
          <w:p w14:paraId="2340EE18"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Inchangée</w:t>
            </w:r>
          </w:p>
          <w:p w14:paraId="0CFADF0C"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Renforcée</w:t>
            </w:r>
          </w:p>
          <w:p w14:paraId="0F4B780C" w14:textId="77777777" w:rsidR="009805C1" w:rsidRPr="00937E36" w:rsidRDefault="009805C1" w:rsidP="009805C1">
            <w:pPr>
              <w:pStyle w:val="Paragraphedeliste"/>
              <w:numPr>
                <w:ilvl w:val="0"/>
                <w:numId w:val="15"/>
              </w:numPr>
              <w:spacing w:line="360" w:lineRule="auto"/>
              <w:jc w:val="both"/>
              <w:rPr>
                <w:rFonts w:ascii="Times New Roman" w:hAnsi="Times New Roman" w:cs="Times New Roman"/>
                <w:sz w:val="24"/>
                <w:szCs w:val="24"/>
              </w:rPr>
            </w:pPr>
            <w:r w:rsidRPr="00937E36">
              <w:rPr>
                <w:rFonts w:ascii="Times New Roman" w:hAnsi="Times New Roman" w:cs="Times New Roman"/>
                <w:sz w:val="24"/>
                <w:szCs w:val="24"/>
              </w:rPr>
              <w:t>Fortement renforcée</w:t>
            </w:r>
          </w:p>
        </w:tc>
      </w:tr>
      <w:tr w:rsidR="009805C1" w14:paraId="2452DC95" w14:textId="77777777" w:rsidTr="007F4082">
        <w:trPr>
          <w:trHeight w:val="381"/>
        </w:trPr>
        <w:tc>
          <w:tcPr>
            <w:tcW w:w="8629" w:type="dxa"/>
            <w:gridSpan w:val="2"/>
          </w:tcPr>
          <w:p w14:paraId="5BC4B4A4" w14:textId="77777777" w:rsidR="009805C1" w:rsidRPr="00937E36"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 anticipée par l’experte de contenu</w:t>
            </w:r>
          </w:p>
        </w:tc>
      </w:tr>
      <w:tr w:rsidR="009805C1" w14:paraId="4A0298E7" w14:textId="77777777" w:rsidTr="007F4082">
        <w:trPr>
          <w:trHeight w:val="883"/>
        </w:trPr>
        <w:tc>
          <w:tcPr>
            <w:tcW w:w="8629" w:type="dxa"/>
            <w:gridSpan w:val="2"/>
          </w:tcPr>
          <w:p w14:paraId="19E51447"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Renforcée</w:t>
            </w:r>
          </w:p>
          <w:p w14:paraId="04479A99" w14:textId="77777777" w:rsidR="009805C1" w:rsidRPr="00937E36"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AA119A">
              <w:rPr>
                <w:rFonts w:ascii="Times New Roman" w:hAnsi="Times New Roman" w:cs="Times New Roman"/>
                <w:sz w:val="24"/>
                <w:szCs w:val="24"/>
              </w:rPr>
              <w:t>Je souhaite le questionner sur le changement observé quant à sa performance. Mieux comprendre ce qui se passe sous ce changement</w:t>
            </w:r>
            <w:r>
              <w:rPr>
                <w:rFonts w:ascii="Times New Roman" w:hAnsi="Times New Roman" w:cs="Times New Roman"/>
                <w:sz w:val="24"/>
                <w:szCs w:val="24"/>
              </w:rPr>
              <w:t>.</w:t>
            </w:r>
          </w:p>
        </w:tc>
      </w:tr>
      <w:tr w:rsidR="009805C1" w14:paraId="75115A1F" w14:textId="77777777" w:rsidTr="007F4082">
        <w:trPr>
          <w:trHeight w:val="372"/>
        </w:trPr>
        <w:tc>
          <w:tcPr>
            <w:tcW w:w="8629" w:type="dxa"/>
            <w:gridSpan w:val="2"/>
          </w:tcPr>
          <w:p w14:paraId="60B0AE08" w14:textId="77777777" w:rsidR="009805C1" w:rsidRPr="00937E36"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Réponses des panélistes</w:t>
            </w:r>
          </w:p>
        </w:tc>
      </w:tr>
      <w:tr w:rsidR="009805C1" w14:paraId="147E12DB" w14:textId="77777777" w:rsidTr="007F4082">
        <w:trPr>
          <w:trHeight w:val="883"/>
        </w:trPr>
        <w:tc>
          <w:tcPr>
            <w:tcW w:w="8629" w:type="dxa"/>
            <w:gridSpan w:val="2"/>
          </w:tcPr>
          <w:p w14:paraId="35BB42B6" w14:textId="77777777" w:rsidR="009805C1" w:rsidRDefault="009805C1" w:rsidP="007F4082">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Panéliste #2</w:t>
            </w:r>
          </w:p>
          <w:p w14:paraId="6BFB05E0" w14:textId="77777777" w:rsidR="009805C1" w:rsidRPr="007A06CB"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 xml:space="preserve">Réponse : </w:t>
            </w:r>
            <w:r w:rsidRPr="007A06CB">
              <w:rPr>
                <w:rFonts w:ascii="Times New Roman" w:hAnsi="Times New Roman" w:cs="Times New Roman"/>
                <w:sz w:val="24"/>
                <w:szCs w:val="24"/>
              </w:rPr>
              <w:t xml:space="preserve">Fortement renforcée </w:t>
            </w:r>
          </w:p>
          <w:p w14:paraId="181D4056" w14:textId="77777777" w:rsidR="009805C1" w:rsidRPr="007A06CB" w:rsidRDefault="009805C1" w:rsidP="007F4082">
            <w:pPr>
              <w:spacing w:line="360" w:lineRule="auto"/>
              <w:rPr>
                <w:rFonts w:ascii="Times New Roman" w:hAnsi="Times New Roman" w:cs="Times New Roman"/>
                <w:sz w:val="24"/>
                <w:szCs w:val="24"/>
              </w:rPr>
            </w:pPr>
            <w:r w:rsidRPr="007A06CB">
              <w:rPr>
                <w:rFonts w:ascii="Times New Roman" w:hAnsi="Times New Roman" w:cs="Times New Roman"/>
                <w:sz w:val="24"/>
                <w:szCs w:val="24"/>
              </w:rPr>
              <w:lastRenderedPageBreak/>
              <w:t>Il est important qu'il sache que sa performance n'est pas la même afin de lui faire prendre conscience qu'il est important qu'il prenne en charge sa santé mentale. Au besoin, la rencontre nous permettra de lui présenter des options d'aide possibles (programme d'aide aux employés, accompagnement, autres).</w:t>
            </w:r>
          </w:p>
          <w:p w14:paraId="3539F4B1" w14:textId="77777777" w:rsidR="009805C1" w:rsidRPr="00AD3983" w:rsidRDefault="009805C1" w:rsidP="007F4082">
            <w:pPr>
              <w:spacing w:line="360" w:lineRule="auto"/>
              <w:rPr>
                <w:rFonts w:ascii="Times New Roman" w:hAnsi="Times New Roman" w:cs="Times New Roman"/>
                <w:sz w:val="24"/>
                <w:szCs w:val="24"/>
                <w:u w:val="single"/>
              </w:rPr>
            </w:pPr>
            <w:r w:rsidRPr="00AD3983">
              <w:rPr>
                <w:rFonts w:ascii="Times New Roman" w:hAnsi="Times New Roman" w:cs="Times New Roman"/>
                <w:sz w:val="24"/>
                <w:szCs w:val="24"/>
                <w:u w:val="single"/>
              </w:rPr>
              <w:t>Panéliste #3</w:t>
            </w:r>
          </w:p>
          <w:p w14:paraId="0B6CEECA"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Réponse : Inchangée</w:t>
            </w:r>
          </w:p>
          <w:p w14:paraId="6D116F9B"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 xml:space="preserve">Justification : </w:t>
            </w:r>
            <w:r w:rsidRPr="00A23995">
              <w:rPr>
                <w:rFonts w:ascii="Times New Roman" w:hAnsi="Times New Roman" w:cs="Times New Roman"/>
                <w:sz w:val="24"/>
                <w:szCs w:val="24"/>
              </w:rPr>
              <w:t>Impliquer Simon dans l'identification de solutions, incluant revoir sa charge de travail (ex. travailler 4 jours par semaine)</w:t>
            </w:r>
            <w:r>
              <w:rPr>
                <w:rFonts w:ascii="Times New Roman" w:hAnsi="Times New Roman" w:cs="Times New Roman"/>
                <w:sz w:val="24"/>
                <w:szCs w:val="24"/>
              </w:rPr>
              <w:t>.</w:t>
            </w:r>
          </w:p>
          <w:p w14:paraId="50F37E4D" w14:textId="77777777" w:rsidR="009805C1" w:rsidRDefault="009805C1" w:rsidP="007F4082">
            <w:pPr>
              <w:spacing w:line="360" w:lineRule="auto"/>
              <w:rPr>
                <w:rFonts w:ascii="Times New Roman" w:hAnsi="Times New Roman" w:cs="Times New Roman"/>
                <w:sz w:val="24"/>
                <w:szCs w:val="24"/>
              </w:rPr>
            </w:pPr>
          </w:p>
          <w:p w14:paraId="28412684" w14:textId="77777777" w:rsidR="009805C1" w:rsidRDefault="009805C1" w:rsidP="007F4082">
            <w:pPr>
              <w:spacing w:line="360" w:lineRule="auto"/>
              <w:rPr>
                <w:rFonts w:ascii="Times New Roman" w:hAnsi="Times New Roman" w:cs="Times New Roman"/>
                <w:sz w:val="24"/>
                <w:szCs w:val="24"/>
                <w:u w:val="single"/>
              </w:rPr>
            </w:pPr>
            <w:r w:rsidRPr="00AD3983">
              <w:rPr>
                <w:rFonts w:ascii="Times New Roman" w:hAnsi="Times New Roman" w:cs="Times New Roman"/>
                <w:sz w:val="24"/>
                <w:szCs w:val="24"/>
                <w:u w:val="single"/>
              </w:rPr>
              <w:t>Panéliste #4</w:t>
            </w:r>
          </w:p>
          <w:p w14:paraId="666F67EC" w14:textId="77777777" w:rsidR="009805C1" w:rsidRPr="00A23995" w:rsidRDefault="009805C1" w:rsidP="007F4082">
            <w:pPr>
              <w:spacing w:line="360" w:lineRule="auto"/>
              <w:rPr>
                <w:rFonts w:ascii="Times New Roman" w:hAnsi="Times New Roman" w:cs="Times New Roman"/>
                <w:sz w:val="24"/>
                <w:szCs w:val="24"/>
              </w:rPr>
            </w:pPr>
            <w:r w:rsidRPr="00A23995">
              <w:rPr>
                <w:rFonts w:ascii="Times New Roman" w:hAnsi="Times New Roman" w:cs="Times New Roman"/>
                <w:sz w:val="24"/>
                <w:szCs w:val="24"/>
              </w:rPr>
              <w:t>Réponse : Inchangée</w:t>
            </w:r>
          </w:p>
          <w:p w14:paraId="5AF2BDFF"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AD3983">
              <w:rPr>
                <w:rFonts w:ascii="Times New Roman" w:hAnsi="Times New Roman" w:cs="Times New Roman"/>
                <w:sz w:val="24"/>
                <w:szCs w:val="24"/>
              </w:rPr>
              <w:t>Il est essentiel de rencontrer Simon pour lui donner du feedback, expliquer les problèmes observés et mentionner la baisse de rendement constatée. Il faut également le questionner afin de comprendre si l'organisation peut lui offrir un soutien adapté.</w:t>
            </w:r>
          </w:p>
          <w:p w14:paraId="2D6FC3BE" w14:textId="77777777" w:rsidR="009805C1" w:rsidRDefault="009805C1" w:rsidP="007F4082">
            <w:pPr>
              <w:spacing w:line="360" w:lineRule="auto"/>
              <w:jc w:val="both"/>
              <w:rPr>
                <w:rFonts w:ascii="Times New Roman" w:hAnsi="Times New Roman" w:cs="Times New Roman"/>
                <w:sz w:val="24"/>
                <w:szCs w:val="24"/>
              </w:rPr>
            </w:pPr>
          </w:p>
          <w:p w14:paraId="33B51D47" w14:textId="77777777" w:rsidR="009805C1" w:rsidRDefault="009805C1" w:rsidP="007F4082">
            <w:pPr>
              <w:spacing w:line="360" w:lineRule="auto"/>
              <w:rPr>
                <w:rFonts w:ascii="Times New Roman" w:hAnsi="Times New Roman" w:cs="Times New Roman"/>
                <w:sz w:val="24"/>
                <w:szCs w:val="24"/>
                <w:u w:val="single"/>
              </w:rPr>
            </w:pPr>
            <w:r w:rsidRPr="00A23995">
              <w:rPr>
                <w:rFonts w:ascii="Times New Roman" w:hAnsi="Times New Roman" w:cs="Times New Roman"/>
                <w:sz w:val="24"/>
                <w:szCs w:val="24"/>
                <w:u w:val="single"/>
              </w:rPr>
              <w:t>Panéliste #5</w:t>
            </w:r>
          </w:p>
          <w:p w14:paraId="4630EAAF" w14:textId="77777777" w:rsidR="009805C1" w:rsidRDefault="009805C1" w:rsidP="007F4082">
            <w:pPr>
              <w:spacing w:line="360" w:lineRule="auto"/>
              <w:jc w:val="both"/>
              <w:rPr>
                <w:rFonts w:ascii="Times New Roman" w:hAnsi="Times New Roman" w:cs="Times New Roman"/>
                <w:sz w:val="24"/>
                <w:szCs w:val="24"/>
              </w:rPr>
            </w:pPr>
            <w:r w:rsidRPr="00A23995">
              <w:rPr>
                <w:rFonts w:ascii="Times New Roman" w:hAnsi="Times New Roman" w:cs="Times New Roman"/>
                <w:sz w:val="24"/>
                <w:szCs w:val="24"/>
              </w:rPr>
              <w:t xml:space="preserve">Réponse : </w:t>
            </w:r>
            <w:r>
              <w:rPr>
                <w:rFonts w:ascii="Times New Roman" w:hAnsi="Times New Roman" w:cs="Times New Roman"/>
                <w:sz w:val="24"/>
                <w:szCs w:val="24"/>
              </w:rPr>
              <w:t>Renforcée</w:t>
            </w:r>
          </w:p>
          <w:p w14:paraId="5DA816C3" w14:textId="77777777" w:rsidR="009805C1" w:rsidRPr="00A23995"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A23995">
              <w:rPr>
                <w:rFonts w:ascii="Times New Roman" w:hAnsi="Times New Roman" w:cs="Times New Roman"/>
                <w:sz w:val="24"/>
                <w:szCs w:val="24"/>
              </w:rPr>
              <w:t>La rencontre avec Simon doit être basé sur comment il se sent et comment on peut l’aider au maximum et oui s’il était performant il le redeviendra</w:t>
            </w:r>
            <w:r>
              <w:rPr>
                <w:rFonts w:ascii="Times New Roman" w:hAnsi="Times New Roman" w:cs="Times New Roman"/>
                <w:sz w:val="24"/>
                <w:szCs w:val="24"/>
              </w:rPr>
              <w:t>,</w:t>
            </w:r>
            <w:r w:rsidRPr="00A23995">
              <w:rPr>
                <w:rFonts w:ascii="Times New Roman" w:hAnsi="Times New Roman" w:cs="Times New Roman"/>
                <w:sz w:val="24"/>
                <w:szCs w:val="24"/>
              </w:rPr>
              <w:t xml:space="preserve"> mais avec de l’aide</w:t>
            </w:r>
            <w:r>
              <w:rPr>
                <w:rFonts w:ascii="Times New Roman" w:hAnsi="Times New Roman" w:cs="Times New Roman"/>
                <w:sz w:val="24"/>
                <w:szCs w:val="24"/>
              </w:rPr>
              <w:t>.</w:t>
            </w:r>
          </w:p>
        </w:tc>
      </w:tr>
    </w:tbl>
    <w:tbl>
      <w:tblPr>
        <w:tblStyle w:val="Grilledutableau"/>
        <w:tblpPr w:leftFromText="141" w:rightFromText="141" w:vertAnchor="text" w:tblpY="74"/>
        <w:tblW w:w="0" w:type="auto"/>
        <w:tblLook w:val="04A0" w:firstRow="1" w:lastRow="0" w:firstColumn="1" w:lastColumn="0" w:noHBand="0" w:noVBand="1"/>
      </w:tblPr>
      <w:tblGrid>
        <w:gridCol w:w="4315"/>
        <w:gridCol w:w="4315"/>
      </w:tblGrid>
      <w:tr w:rsidR="009805C1" w:rsidRPr="00D001AA" w14:paraId="54EC1A52" w14:textId="77777777" w:rsidTr="007F4082">
        <w:trPr>
          <w:trHeight w:val="469"/>
        </w:trPr>
        <w:tc>
          <w:tcPr>
            <w:tcW w:w="8630" w:type="dxa"/>
            <w:gridSpan w:val="2"/>
          </w:tcPr>
          <w:p w14:paraId="43A61122"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lastRenderedPageBreak/>
              <w:t>Scénario 2</w:t>
            </w:r>
          </w:p>
        </w:tc>
      </w:tr>
      <w:tr w:rsidR="009805C1" w14:paraId="222AC261" w14:textId="77777777" w:rsidTr="007F4082">
        <w:tc>
          <w:tcPr>
            <w:tcW w:w="4315" w:type="dxa"/>
          </w:tcPr>
          <w:p w14:paraId="00BA94E2"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10EE5475"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savez que…</w:t>
            </w:r>
          </w:p>
        </w:tc>
      </w:tr>
      <w:tr w:rsidR="009805C1" w14:paraId="6FA2983E" w14:textId="77777777" w:rsidTr="007F4082">
        <w:tc>
          <w:tcPr>
            <w:tcW w:w="4315" w:type="dxa"/>
          </w:tcPr>
          <w:p w14:paraId="5D6FD938" w14:textId="77777777" w:rsidR="009805C1" w:rsidRDefault="009805C1" w:rsidP="007F4082">
            <w:pPr>
              <w:spacing w:line="360" w:lineRule="auto"/>
              <w:jc w:val="both"/>
              <w:rPr>
                <w:rFonts w:ascii="Times New Roman" w:hAnsi="Times New Roman" w:cs="Times New Roman"/>
                <w:sz w:val="24"/>
                <w:szCs w:val="24"/>
              </w:rPr>
            </w:pPr>
            <w:r w:rsidRPr="00D001AA">
              <w:rPr>
                <w:rFonts w:ascii="Times New Roman" w:hAnsi="Times New Roman" w:cs="Times New Roman"/>
                <w:sz w:val="24"/>
                <w:szCs w:val="24"/>
              </w:rPr>
              <w:t>Rencontrer Simon afin de lui donner des rétroactions constructives en lien avec sa performance de travail.</w:t>
            </w:r>
          </w:p>
        </w:tc>
        <w:tc>
          <w:tcPr>
            <w:tcW w:w="4315" w:type="dxa"/>
          </w:tcPr>
          <w:p w14:paraId="26ED1099" w14:textId="77777777" w:rsidR="009805C1" w:rsidRDefault="009805C1" w:rsidP="007F4082">
            <w:pPr>
              <w:spacing w:line="360" w:lineRule="auto"/>
              <w:jc w:val="both"/>
              <w:rPr>
                <w:rFonts w:ascii="Times New Roman" w:hAnsi="Times New Roman" w:cs="Times New Roman"/>
                <w:sz w:val="24"/>
                <w:szCs w:val="24"/>
              </w:rPr>
            </w:pPr>
            <w:r w:rsidRPr="00D001AA">
              <w:rPr>
                <w:rFonts w:ascii="Times New Roman" w:hAnsi="Times New Roman" w:cs="Times New Roman"/>
                <w:sz w:val="24"/>
                <w:szCs w:val="24"/>
              </w:rPr>
              <w:t>Simon est dépressif et semble avoir perdu de l’intérêt en ce qui concerne le travail.</w:t>
            </w:r>
          </w:p>
        </w:tc>
      </w:tr>
      <w:tr w:rsidR="009805C1" w14:paraId="58E2B98B" w14:textId="77777777" w:rsidTr="007F4082">
        <w:tc>
          <w:tcPr>
            <w:tcW w:w="8630" w:type="dxa"/>
            <w:gridSpan w:val="2"/>
          </w:tcPr>
          <w:p w14:paraId="4BB77A7C" w14:textId="77777777" w:rsidR="009805C1" w:rsidRPr="00A23995" w:rsidRDefault="009805C1" w:rsidP="007F4082">
            <w:pPr>
              <w:spacing w:line="360" w:lineRule="auto"/>
              <w:jc w:val="center"/>
              <w:rPr>
                <w:rFonts w:ascii="Times New Roman" w:hAnsi="Times New Roman" w:cs="Times New Roman"/>
                <w:b/>
                <w:bCs/>
                <w:sz w:val="24"/>
                <w:szCs w:val="24"/>
              </w:rPr>
            </w:pPr>
            <w:r w:rsidRPr="00A23995">
              <w:rPr>
                <w:rFonts w:ascii="Times New Roman" w:hAnsi="Times New Roman" w:cs="Times New Roman"/>
                <w:b/>
                <w:bCs/>
                <w:sz w:val="24"/>
                <w:szCs w:val="24"/>
              </w:rPr>
              <w:t>Échelle de Likert</w:t>
            </w:r>
          </w:p>
        </w:tc>
      </w:tr>
      <w:tr w:rsidR="009805C1" w14:paraId="29AE0CD2" w14:textId="77777777" w:rsidTr="007F4082">
        <w:tc>
          <w:tcPr>
            <w:tcW w:w="8630" w:type="dxa"/>
            <w:gridSpan w:val="2"/>
          </w:tcPr>
          <w:p w14:paraId="0CF4E2D0" w14:textId="77777777" w:rsidR="009805C1" w:rsidRPr="00D001AA" w:rsidRDefault="009805C1" w:rsidP="007F4082">
            <w:pPr>
              <w:spacing w:line="360" w:lineRule="auto"/>
              <w:jc w:val="both"/>
              <w:rPr>
                <w:rFonts w:ascii="Times New Roman" w:hAnsi="Times New Roman" w:cs="Times New Roman"/>
                <w:sz w:val="24"/>
                <w:szCs w:val="24"/>
              </w:rPr>
            </w:pPr>
            <w:r w:rsidRPr="001D60AE">
              <w:rPr>
                <w:rFonts w:ascii="Times New Roman" w:hAnsi="Times New Roman" w:cs="Times New Roman"/>
                <w:sz w:val="24"/>
                <w:szCs w:val="24"/>
              </w:rPr>
              <w:t>Votre hypothèse ou option en est :</w:t>
            </w:r>
          </w:p>
        </w:tc>
      </w:tr>
      <w:tr w:rsidR="009805C1" w14:paraId="5FC0A2FF" w14:textId="77777777" w:rsidTr="007F4082">
        <w:tc>
          <w:tcPr>
            <w:tcW w:w="8630" w:type="dxa"/>
            <w:gridSpan w:val="2"/>
          </w:tcPr>
          <w:p w14:paraId="152EA42A"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 xml:space="preserve">Fortement affaiblie </w:t>
            </w:r>
          </w:p>
          <w:p w14:paraId="395CAADC"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Affaiblie</w:t>
            </w:r>
          </w:p>
          <w:p w14:paraId="33139E54"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Inchangée</w:t>
            </w:r>
          </w:p>
          <w:p w14:paraId="12ADBF48" w14:textId="77777777" w:rsidR="009805C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lastRenderedPageBreak/>
              <w:t>Renforcée</w:t>
            </w:r>
          </w:p>
          <w:p w14:paraId="2E8FDA90" w14:textId="77777777" w:rsidR="009805C1" w:rsidRPr="00157A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157AD1">
              <w:rPr>
                <w:rFonts w:ascii="Times New Roman" w:hAnsi="Times New Roman" w:cs="Times New Roman"/>
                <w:sz w:val="24"/>
                <w:szCs w:val="24"/>
              </w:rPr>
              <w:t>Fortement renforcée</w:t>
            </w:r>
          </w:p>
        </w:tc>
      </w:tr>
      <w:tr w:rsidR="009805C1" w14:paraId="58DBCE57" w14:textId="77777777" w:rsidTr="007F4082">
        <w:tc>
          <w:tcPr>
            <w:tcW w:w="8630" w:type="dxa"/>
            <w:gridSpan w:val="2"/>
          </w:tcPr>
          <w:p w14:paraId="7C3A04EC" w14:textId="77777777" w:rsidR="009805C1" w:rsidRPr="00D001AA" w:rsidRDefault="009805C1" w:rsidP="007F4082">
            <w:pPr>
              <w:spacing w:line="360" w:lineRule="auto"/>
              <w:jc w:val="center"/>
              <w:rPr>
                <w:rFonts w:ascii="Times New Roman" w:hAnsi="Times New Roman" w:cs="Times New Roman"/>
                <w:sz w:val="24"/>
                <w:szCs w:val="24"/>
              </w:rPr>
            </w:pPr>
            <w:r w:rsidRPr="00937E36">
              <w:rPr>
                <w:rFonts w:ascii="Times New Roman" w:hAnsi="Times New Roman" w:cs="Times New Roman"/>
                <w:b/>
                <w:bCs/>
                <w:sz w:val="24"/>
                <w:szCs w:val="24"/>
              </w:rPr>
              <w:lastRenderedPageBreak/>
              <w:t>Réponse anticipée par l’experte de contenu</w:t>
            </w:r>
          </w:p>
        </w:tc>
      </w:tr>
      <w:tr w:rsidR="009805C1" w14:paraId="67433572" w14:textId="77777777" w:rsidTr="007F4082">
        <w:trPr>
          <w:trHeight w:val="1273"/>
        </w:trPr>
        <w:tc>
          <w:tcPr>
            <w:tcW w:w="8630" w:type="dxa"/>
            <w:gridSpan w:val="2"/>
          </w:tcPr>
          <w:p w14:paraId="0387BC25"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Fortement renforcée</w:t>
            </w:r>
          </w:p>
          <w:p w14:paraId="0949976F" w14:textId="77777777" w:rsidR="009805C1" w:rsidRPr="00D001AA"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157AD1">
              <w:rPr>
                <w:rFonts w:ascii="Roboto" w:hAnsi="Roboto"/>
                <w:spacing w:val="2"/>
                <w:shd w:val="clear" w:color="auto" w:fill="FFFFFF"/>
              </w:rPr>
              <w:t xml:space="preserve"> </w:t>
            </w:r>
            <w:r w:rsidRPr="00157AD1">
              <w:rPr>
                <w:rFonts w:ascii="Times New Roman" w:hAnsi="Times New Roman" w:cs="Times New Roman"/>
                <w:sz w:val="24"/>
                <w:szCs w:val="24"/>
              </w:rPr>
              <w:t>Je tente de mieux comprendre la situation et surtout le diriger vers des ressources compétentes pour l'accompagner et le soutenir.</w:t>
            </w:r>
          </w:p>
        </w:tc>
      </w:tr>
      <w:tr w:rsidR="009805C1" w14:paraId="239DDC0E" w14:textId="77777777" w:rsidTr="007F4082">
        <w:tc>
          <w:tcPr>
            <w:tcW w:w="8630" w:type="dxa"/>
            <w:gridSpan w:val="2"/>
          </w:tcPr>
          <w:p w14:paraId="18663221" w14:textId="77777777" w:rsidR="009805C1" w:rsidRPr="00D001AA" w:rsidRDefault="009805C1" w:rsidP="007F4082">
            <w:pPr>
              <w:spacing w:line="360" w:lineRule="auto"/>
              <w:jc w:val="center"/>
              <w:rPr>
                <w:rFonts w:ascii="Times New Roman" w:hAnsi="Times New Roman" w:cs="Times New Roman"/>
                <w:sz w:val="24"/>
                <w:szCs w:val="24"/>
              </w:rPr>
            </w:pPr>
            <w:r w:rsidRPr="00937E36">
              <w:rPr>
                <w:rFonts w:ascii="Times New Roman" w:hAnsi="Times New Roman" w:cs="Times New Roman"/>
                <w:b/>
                <w:bCs/>
                <w:sz w:val="24"/>
                <w:szCs w:val="24"/>
              </w:rPr>
              <w:t>Réponses des panélistes</w:t>
            </w:r>
          </w:p>
        </w:tc>
      </w:tr>
      <w:tr w:rsidR="009805C1" w14:paraId="650CF8D0" w14:textId="77777777" w:rsidTr="007F4082">
        <w:tc>
          <w:tcPr>
            <w:tcW w:w="8630" w:type="dxa"/>
            <w:gridSpan w:val="2"/>
          </w:tcPr>
          <w:p w14:paraId="7A0FC42C" w14:textId="77777777" w:rsidR="009805C1" w:rsidRDefault="009805C1" w:rsidP="007F4082">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Panéliste #3 </w:t>
            </w:r>
          </w:p>
          <w:p w14:paraId="49E5C9F0" w14:textId="77777777" w:rsidR="009805C1" w:rsidRPr="00773C5E" w:rsidRDefault="009805C1" w:rsidP="007F4082">
            <w:pPr>
              <w:spacing w:line="360" w:lineRule="auto"/>
              <w:jc w:val="both"/>
              <w:rPr>
                <w:rFonts w:ascii="Times New Roman" w:hAnsi="Times New Roman" w:cs="Times New Roman"/>
                <w:sz w:val="24"/>
                <w:szCs w:val="24"/>
              </w:rPr>
            </w:pPr>
            <w:r w:rsidRPr="00773C5E">
              <w:rPr>
                <w:rFonts w:ascii="Times New Roman" w:hAnsi="Times New Roman" w:cs="Times New Roman"/>
                <w:sz w:val="24"/>
                <w:szCs w:val="24"/>
              </w:rPr>
              <w:t>Réponse : Fortement renforcée</w:t>
            </w:r>
          </w:p>
          <w:p w14:paraId="0F80E311" w14:textId="77777777" w:rsidR="009805C1" w:rsidRDefault="009805C1" w:rsidP="007F4082">
            <w:pPr>
              <w:spacing w:line="360" w:lineRule="auto"/>
              <w:jc w:val="both"/>
              <w:rPr>
                <w:rFonts w:ascii="Times New Roman" w:hAnsi="Times New Roman" w:cs="Times New Roman"/>
                <w:sz w:val="24"/>
                <w:szCs w:val="24"/>
              </w:rPr>
            </w:pPr>
            <w:r w:rsidRPr="00773C5E">
              <w:rPr>
                <w:rFonts w:ascii="Times New Roman" w:hAnsi="Times New Roman" w:cs="Times New Roman"/>
                <w:sz w:val="24"/>
                <w:szCs w:val="24"/>
              </w:rPr>
              <w:t xml:space="preserve">Justification : </w:t>
            </w:r>
            <w:r w:rsidRPr="00773C5E">
              <w:rPr>
                <w:rFonts w:ascii="Roboto" w:hAnsi="Roboto"/>
                <w:spacing w:val="2"/>
                <w:shd w:val="clear" w:color="auto" w:fill="FFFFFF"/>
              </w:rPr>
              <w:t xml:space="preserve"> </w:t>
            </w:r>
            <w:r w:rsidRPr="00773C5E">
              <w:rPr>
                <w:rFonts w:ascii="Times New Roman" w:hAnsi="Times New Roman" w:cs="Times New Roman"/>
                <w:sz w:val="24"/>
                <w:szCs w:val="24"/>
              </w:rPr>
              <w:t>Il est urgent qu'il prenne conscience que son état a un impact sur son travail et qu'il faut qu'il trouve des solutions pour pouvoir remédier à la situation. La rencontre permettra de lui offrir du support, lui présenter les outils ou les ressources d'aide à sa disposition.</w:t>
            </w:r>
          </w:p>
          <w:p w14:paraId="5E93C5B6" w14:textId="77777777" w:rsidR="009805C1" w:rsidRPr="00773C5E" w:rsidRDefault="009805C1" w:rsidP="007F4082">
            <w:pPr>
              <w:spacing w:line="360" w:lineRule="auto"/>
              <w:jc w:val="both"/>
              <w:rPr>
                <w:rFonts w:ascii="Times New Roman" w:hAnsi="Times New Roman" w:cs="Times New Roman"/>
                <w:sz w:val="24"/>
                <w:szCs w:val="24"/>
              </w:rPr>
            </w:pPr>
          </w:p>
          <w:p w14:paraId="6614BC58" w14:textId="77777777" w:rsidR="009805C1" w:rsidRPr="00157AD1" w:rsidRDefault="009805C1" w:rsidP="007F4082">
            <w:pPr>
              <w:spacing w:line="360" w:lineRule="auto"/>
              <w:jc w:val="both"/>
              <w:rPr>
                <w:rFonts w:ascii="Times New Roman" w:hAnsi="Times New Roman" w:cs="Times New Roman"/>
                <w:sz w:val="24"/>
                <w:szCs w:val="24"/>
                <w:u w:val="single"/>
              </w:rPr>
            </w:pPr>
            <w:r w:rsidRPr="00157AD1">
              <w:rPr>
                <w:rFonts w:ascii="Times New Roman" w:hAnsi="Times New Roman" w:cs="Times New Roman"/>
                <w:sz w:val="24"/>
                <w:szCs w:val="24"/>
                <w:u w:val="single"/>
              </w:rPr>
              <w:t>Panéliste #4</w:t>
            </w:r>
          </w:p>
          <w:p w14:paraId="448A6505"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Affaiblie</w:t>
            </w:r>
          </w:p>
          <w:p w14:paraId="0C523D9F"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157AD1">
              <w:rPr>
                <w:rFonts w:ascii="Roboto" w:hAnsi="Roboto"/>
                <w:spacing w:val="2"/>
                <w:shd w:val="clear" w:color="auto" w:fill="FFFFFF"/>
              </w:rPr>
              <w:t xml:space="preserve"> </w:t>
            </w:r>
            <w:r w:rsidRPr="00157AD1">
              <w:rPr>
                <w:rFonts w:ascii="Times New Roman" w:hAnsi="Times New Roman" w:cs="Times New Roman"/>
                <w:sz w:val="24"/>
                <w:szCs w:val="24"/>
              </w:rPr>
              <w:t>Avant d’aborder les problèmes de performance, il serait préférable de commencer par demander à l’employé comment il va et partager mes observations concernant son changement de motivation et d’humeur. Il est important d’offrir des outils et du soutien à Simon, car dans ces circonstances, une discussion sur la performance risque d’être peu constructive.</w:t>
            </w:r>
          </w:p>
          <w:p w14:paraId="4A12B735" w14:textId="77777777" w:rsidR="009805C1" w:rsidRDefault="009805C1" w:rsidP="007F4082">
            <w:pPr>
              <w:spacing w:line="360" w:lineRule="auto"/>
              <w:jc w:val="both"/>
              <w:rPr>
                <w:rFonts w:ascii="Times New Roman" w:hAnsi="Times New Roman" w:cs="Times New Roman"/>
                <w:sz w:val="24"/>
                <w:szCs w:val="24"/>
              </w:rPr>
            </w:pPr>
          </w:p>
          <w:p w14:paraId="4B0B39CE" w14:textId="77777777" w:rsidR="009805C1" w:rsidRDefault="009805C1" w:rsidP="007F4082">
            <w:pPr>
              <w:spacing w:line="360" w:lineRule="auto"/>
              <w:jc w:val="both"/>
              <w:rPr>
                <w:rFonts w:ascii="Times New Roman" w:hAnsi="Times New Roman" w:cs="Times New Roman"/>
                <w:sz w:val="24"/>
                <w:szCs w:val="24"/>
                <w:u w:val="single"/>
              </w:rPr>
            </w:pPr>
            <w:r w:rsidRPr="00811206">
              <w:rPr>
                <w:rFonts w:ascii="Times New Roman" w:hAnsi="Times New Roman" w:cs="Times New Roman"/>
                <w:sz w:val="24"/>
                <w:szCs w:val="24"/>
                <w:u w:val="single"/>
              </w:rPr>
              <w:t>Panéliste #5</w:t>
            </w:r>
          </w:p>
          <w:p w14:paraId="08B56D9B" w14:textId="77777777" w:rsidR="009805C1" w:rsidRPr="00811206" w:rsidRDefault="009805C1" w:rsidP="007F4082">
            <w:pPr>
              <w:spacing w:line="360" w:lineRule="auto"/>
              <w:jc w:val="both"/>
              <w:rPr>
                <w:rFonts w:ascii="Times New Roman" w:hAnsi="Times New Roman" w:cs="Times New Roman"/>
                <w:sz w:val="24"/>
                <w:szCs w:val="24"/>
              </w:rPr>
            </w:pPr>
            <w:r w:rsidRPr="00811206">
              <w:rPr>
                <w:rFonts w:ascii="Times New Roman" w:hAnsi="Times New Roman" w:cs="Times New Roman"/>
                <w:sz w:val="24"/>
                <w:szCs w:val="24"/>
              </w:rPr>
              <w:t>Réponse : Renforcée</w:t>
            </w:r>
          </w:p>
          <w:p w14:paraId="333A77A6" w14:textId="77777777" w:rsidR="009805C1" w:rsidRPr="00D001AA"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811206">
              <w:rPr>
                <w:rFonts w:ascii="Roboto" w:hAnsi="Roboto"/>
                <w:spacing w:val="2"/>
                <w:shd w:val="clear" w:color="auto" w:fill="FFFFFF"/>
              </w:rPr>
              <w:t xml:space="preserve"> </w:t>
            </w:r>
            <w:r w:rsidRPr="00811206">
              <w:rPr>
                <w:rFonts w:ascii="Times New Roman" w:hAnsi="Times New Roman" w:cs="Times New Roman"/>
                <w:sz w:val="24"/>
                <w:szCs w:val="24"/>
              </w:rPr>
              <w:t>L'employeur doit apporter de l'aide et des ressources en termes de santé mentale donc oui il faut le rencontrer, ouvrir le dialogue avec lui et éviter au maximum un arrêt maladie si on peut.</w:t>
            </w:r>
          </w:p>
        </w:tc>
      </w:tr>
      <w:tr w:rsidR="009805C1" w:rsidRPr="00D001AA" w14:paraId="79129C90" w14:textId="77777777" w:rsidTr="007F4082">
        <w:trPr>
          <w:trHeight w:val="469"/>
        </w:trPr>
        <w:tc>
          <w:tcPr>
            <w:tcW w:w="8630" w:type="dxa"/>
            <w:gridSpan w:val="2"/>
          </w:tcPr>
          <w:p w14:paraId="3DB237C7"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 xml:space="preserve">Scénario </w:t>
            </w:r>
            <w:r>
              <w:rPr>
                <w:rFonts w:ascii="Times New Roman" w:hAnsi="Times New Roman" w:cs="Times New Roman"/>
                <w:b/>
                <w:bCs/>
                <w:sz w:val="24"/>
                <w:szCs w:val="24"/>
              </w:rPr>
              <w:t>3</w:t>
            </w:r>
          </w:p>
        </w:tc>
      </w:tr>
      <w:tr w:rsidR="009805C1" w14:paraId="4E1DC28B" w14:textId="77777777" w:rsidTr="007F4082">
        <w:tc>
          <w:tcPr>
            <w:tcW w:w="4315" w:type="dxa"/>
          </w:tcPr>
          <w:p w14:paraId="5A0D4742"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4A738E0F"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savez que…</w:t>
            </w:r>
          </w:p>
        </w:tc>
      </w:tr>
      <w:tr w:rsidR="009805C1" w14:paraId="4F4DFC28" w14:textId="77777777" w:rsidTr="007F4082">
        <w:tc>
          <w:tcPr>
            <w:tcW w:w="4315" w:type="dxa"/>
          </w:tcPr>
          <w:p w14:paraId="66BD3A51" w14:textId="77777777" w:rsidR="009805C1" w:rsidRDefault="009805C1" w:rsidP="007F4082">
            <w:pPr>
              <w:spacing w:line="360" w:lineRule="auto"/>
              <w:jc w:val="both"/>
              <w:rPr>
                <w:rFonts w:ascii="Times New Roman" w:hAnsi="Times New Roman" w:cs="Times New Roman"/>
                <w:sz w:val="24"/>
                <w:szCs w:val="24"/>
              </w:rPr>
            </w:pPr>
            <w:r w:rsidRPr="00D001AA">
              <w:rPr>
                <w:rFonts w:ascii="Times New Roman" w:hAnsi="Times New Roman" w:cs="Times New Roman"/>
                <w:sz w:val="24"/>
                <w:szCs w:val="24"/>
              </w:rPr>
              <w:lastRenderedPageBreak/>
              <w:t>Attendre pour observer l’évolution de la situation.</w:t>
            </w:r>
          </w:p>
        </w:tc>
        <w:tc>
          <w:tcPr>
            <w:tcW w:w="4315" w:type="dxa"/>
          </w:tcPr>
          <w:p w14:paraId="04731DE1" w14:textId="77777777" w:rsidR="009805C1" w:rsidRDefault="009805C1" w:rsidP="007F4082">
            <w:pPr>
              <w:spacing w:line="360" w:lineRule="auto"/>
              <w:jc w:val="both"/>
              <w:rPr>
                <w:rFonts w:ascii="Times New Roman" w:hAnsi="Times New Roman" w:cs="Times New Roman"/>
                <w:sz w:val="24"/>
                <w:szCs w:val="24"/>
              </w:rPr>
            </w:pPr>
            <w:r w:rsidRPr="00D001AA">
              <w:rPr>
                <w:rFonts w:ascii="Times New Roman" w:hAnsi="Times New Roman" w:cs="Times New Roman"/>
                <w:sz w:val="24"/>
                <w:szCs w:val="24"/>
              </w:rPr>
              <w:t>Simon s’absente de plus en plus souvent du travail.</w:t>
            </w:r>
          </w:p>
        </w:tc>
      </w:tr>
      <w:tr w:rsidR="009805C1" w14:paraId="1886BF78" w14:textId="77777777" w:rsidTr="007F4082">
        <w:tc>
          <w:tcPr>
            <w:tcW w:w="8630" w:type="dxa"/>
            <w:gridSpan w:val="2"/>
          </w:tcPr>
          <w:p w14:paraId="7DCF65F1" w14:textId="77777777" w:rsidR="009805C1" w:rsidRPr="00D001AA" w:rsidRDefault="009805C1" w:rsidP="007F4082">
            <w:pPr>
              <w:spacing w:line="360" w:lineRule="auto"/>
              <w:jc w:val="center"/>
              <w:rPr>
                <w:rFonts w:ascii="Times New Roman" w:hAnsi="Times New Roman" w:cs="Times New Roman"/>
                <w:b/>
                <w:bCs/>
                <w:sz w:val="24"/>
                <w:szCs w:val="24"/>
              </w:rPr>
            </w:pPr>
            <w:r w:rsidRPr="00A23995">
              <w:rPr>
                <w:rFonts w:ascii="Times New Roman" w:hAnsi="Times New Roman" w:cs="Times New Roman"/>
                <w:b/>
                <w:bCs/>
                <w:sz w:val="24"/>
                <w:szCs w:val="24"/>
              </w:rPr>
              <w:t>Échelle de Likert</w:t>
            </w:r>
          </w:p>
        </w:tc>
      </w:tr>
      <w:tr w:rsidR="009805C1" w14:paraId="4536DD96" w14:textId="77777777" w:rsidTr="007F4082">
        <w:tc>
          <w:tcPr>
            <w:tcW w:w="8630" w:type="dxa"/>
            <w:gridSpan w:val="2"/>
          </w:tcPr>
          <w:p w14:paraId="046C2E3F" w14:textId="77777777" w:rsidR="009805C1" w:rsidRPr="00D001AA" w:rsidRDefault="009805C1" w:rsidP="007F4082">
            <w:pPr>
              <w:spacing w:line="360" w:lineRule="auto"/>
              <w:rPr>
                <w:rFonts w:ascii="Times New Roman" w:hAnsi="Times New Roman" w:cs="Times New Roman"/>
                <w:b/>
                <w:bCs/>
                <w:sz w:val="24"/>
                <w:szCs w:val="24"/>
              </w:rPr>
            </w:pPr>
            <w:r w:rsidRPr="001D60AE">
              <w:rPr>
                <w:rFonts w:ascii="Times New Roman" w:hAnsi="Times New Roman" w:cs="Times New Roman"/>
                <w:sz w:val="24"/>
                <w:szCs w:val="24"/>
              </w:rPr>
              <w:t>Votre hypothèse ou option en est :</w:t>
            </w:r>
          </w:p>
        </w:tc>
      </w:tr>
      <w:tr w:rsidR="009805C1" w14:paraId="28B07BBC" w14:textId="77777777" w:rsidTr="007F4082">
        <w:tc>
          <w:tcPr>
            <w:tcW w:w="8630" w:type="dxa"/>
            <w:gridSpan w:val="2"/>
          </w:tcPr>
          <w:p w14:paraId="64DF8DE5"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 xml:space="preserve">Fortement affaiblie </w:t>
            </w:r>
          </w:p>
          <w:p w14:paraId="6F537230"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Affaiblie</w:t>
            </w:r>
          </w:p>
          <w:p w14:paraId="6F50A022"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Inchangée</w:t>
            </w:r>
          </w:p>
          <w:p w14:paraId="031C2C92" w14:textId="77777777" w:rsidR="009805C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Renforcée</w:t>
            </w:r>
          </w:p>
          <w:p w14:paraId="6AE68606" w14:textId="77777777" w:rsidR="009805C1" w:rsidRPr="00811206" w:rsidRDefault="009805C1" w:rsidP="009805C1">
            <w:pPr>
              <w:pStyle w:val="Paragraphedeliste"/>
              <w:numPr>
                <w:ilvl w:val="0"/>
                <w:numId w:val="15"/>
              </w:numPr>
              <w:spacing w:after="160" w:line="360" w:lineRule="auto"/>
              <w:rPr>
                <w:rFonts w:ascii="Times New Roman" w:hAnsi="Times New Roman" w:cs="Times New Roman"/>
                <w:sz w:val="24"/>
                <w:szCs w:val="24"/>
              </w:rPr>
            </w:pPr>
            <w:r w:rsidRPr="00811206">
              <w:rPr>
                <w:rFonts w:ascii="Times New Roman" w:hAnsi="Times New Roman" w:cs="Times New Roman"/>
                <w:sz w:val="24"/>
                <w:szCs w:val="24"/>
              </w:rPr>
              <w:t>Fortement renforcée</w:t>
            </w:r>
          </w:p>
        </w:tc>
      </w:tr>
      <w:tr w:rsidR="009805C1" w14:paraId="101AA9F6" w14:textId="77777777" w:rsidTr="007F4082">
        <w:trPr>
          <w:trHeight w:val="258"/>
        </w:trPr>
        <w:tc>
          <w:tcPr>
            <w:tcW w:w="8630" w:type="dxa"/>
            <w:gridSpan w:val="2"/>
          </w:tcPr>
          <w:p w14:paraId="1587A6E7" w14:textId="77777777" w:rsidR="009805C1" w:rsidRPr="00D001AA"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 anticipée par l’experte de contenu</w:t>
            </w:r>
          </w:p>
        </w:tc>
      </w:tr>
      <w:tr w:rsidR="009805C1" w14:paraId="60806D29" w14:textId="77777777" w:rsidTr="007F4082">
        <w:tc>
          <w:tcPr>
            <w:tcW w:w="8630" w:type="dxa"/>
            <w:gridSpan w:val="2"/>
          </w:tcPr>
          <w:p w14:paraId="69F70520" w14:textId="77777777" w:rsidR="009805C1" w:rsidRDefault="009805C1" w:rsidP="007F4082">
            <w:pPr>
              <w:spacing w:line="360" w:lineRule="auto"/>
              <w:rPr>
                <w:rFonts w:ascii="Times New Roman" w:hAnsi="Times New Roman" w:cs="Times New Roman"/>
                <w:sz w:val="24"/>
                <w:szCs w:val="24"/>
              </w:rPr>
            </w:pPr>
            <w:r w:rsidRPr="00A12620">
              <w:rPr>
                <w:rFonts w:ascii="Times New Roman" w:hAnsi="Times New Roman" w:cs="Times New Roman"/>
                <w:sz w:val="24"/>
                <w:szCs w:val="24"/>
              </w:rPr>
              <w:t xml:space="preserve">Réponse : Fortement </w:t>
            </w:r>
            <w:r>
              <w:rPr>
                <w:rFonts w:ascii="Times New Roman" w:hAnsi="Times New Roman" w:cs="Times New Roman"/>
                <w:sz w:val="24"/>
                <w:szCs w:val="24"/>
              </w:rPr>
              <w:t xml:space="preserve">affaiblie </w:t>
            </w:r>
          </w:p>
          <w:p w14:paraId="448C96C2" w14:textId="77777777" w:rsidR="009805C1" w:rsidRPr="00A12620"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 xml:space="preserve">Justification : </w:t>
            </w:r>
            <w:r w:rsidRPr="00A12620">
              <w:rPr>
                <w:rFonts w:ascii="Roboto" w:hAnsi="Roboto"/>
                <w:spacing w:val="2"/>
                <w:shd w:val="clear" w:color="auto" w:fill="FFFFFF"/>
              </w:rPr>
              <w:t xml:space="preserve"> </w:t>
            </w:r>
            <w:r w:rsidRPr="00A12620">
              <w:rPr>
                <w:rFonts w:ascii="Times New Roman" w:hAnsi="Times New Roman" w:cs="Times New Roman"/>
                <w:sz w:val="24"/>
                <w:szCs w:val="24"/>
              </w:rPr>
              <w:t xml:space="preserve">Je m'inquiète de son taux d'absentéisme et je souhaite le questionner et surtout </w:t>
            </w:r>
            <w:proofErr w:type="gramStart"/>
            <w:r w:rsidRPr="00A12620">
              <w:rPr>
                <w:rFonts w:ascii="Times New Roman" w:hAnsi="Times New Roman" w:cs="Times New Roman"/>
                <w:sz w:val="24"/>
                <w:szCs w:val="24"/>
              </w:rPr>
              <w:t>voir</w:t>
            </w:r>
            <w:proofErr w:type="gramEnd"/>
            <w:r w:rsidRPr="00A12620">
              <w:rPr>
                <w:rFonts w:ascii="Times New Roman" w:hAnsi="Times New Roman" w:cs="Times New Roman"/>
                <w:sz w:val="24"/>
                <w:szCs w:val="24"/>
              </w:rPr>
              <w:t xml:space="preserve"> comment je peux l'accompagner et le soutenir.</w:t>
            </w:r>
          </w:p>
        </w:tc>
      </w:tr>
      <w:tr w:rsidR="009805C1" w14:paraId="2F088B51" w14:textId="77777777" w:rsidTr="007F4082">
        <w:tc>
          <w:tcPr>
            <w:tcW w:w="8630" w:type="dxa"/>
            <w:gridSpan w:val="2"/>
          </w:tcPr>
          <w:p w14:paraId="39E8B22F" w14:textId="77777777" w:rsidR="009805C1" w:rsidRPr="00D001AA"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Réponses des panélistes</w:t>
            </w:r>
          </w:p>
        </w:tc>
      </w:tr>
      <w:tr w:rsidR="009805C1" w14:paraId="5850DFC8" w14:textId="77777777" w:rsidTr="007F4082">
        <w:tc>
          <w:tcPr>
            <w:tcW w:w="8630" w:type="dxa"/>
            <w:gridSpan w:val="2"/>
          </w:tcPr>
          <w:p w14:paraId="75D57EE2" w14:textId="77777777" w:rsidR="009805C1" w:rsidRDefault="009805C1" w:rsidP="007F4082">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 xml:space="preserve">Panéliste #2 </w:t>
            </w:r>
          </w:p>
          <w:p w14:paraId="1A71A9DA" w14:textId="77777777" w:rsidR="009805C1" w:rsidRPr="00E654B6" w:rsidRDefault="009805C1" w:rsidP="007F4082">
            <w:pPr>
              <w:spacing w:line="360" w:lineRule="auto"/>
              <w:rPr>
                <w:rFonts w:ascii="Times New Roman" w:hAnsi="Times New Roman" w:cs="Times New Roman"/>
                <w:sz w:val="24"/>
                <w:szCs w:val="24"/>
              </w:rPr>
            </w:pPr>
            <w:r w:rsidRPr="00E654B6">
              <w:rPr>
                <w:rFonts w:ascii="Times New Roman" w:hAnsi="Times New Roman" w:cs="Times New Roman"/>
                <w:sz w:val="24"/>
                <w:szCs w:val="24"/>
              </w:rPr>
              <w:t>Réponse : Fortement affaiblie</w:t>
            </w:r>
          </w:p>
          <w:p w14:paraId="158DCC84" w14:textId="77777777" w:rsidR="009805C1" w:rsidRDefault="009805C1" w:rsidP="007F4082">
            <w:pPr>
              <w:spacing w:line="360" w:lineRule="auto"/>
              <w:rPr>
                <w:rFonts w:ascii="Times New Roman" w:hAnsi="Times New Roman" w:cs="Times New Roman"/>
                <w:sz w:val="24"/>
                <w:szCs w:val="24"/>
              </w:rPr>
            </w:pPr>
            <w:r w:rsidRPr="00E654B6">
              <w:rPr>
                <w:rFonts w:ascii="Times New Roman" w:hAnsi="Times New Roman" w:cs="Times New Roman"/>
                <w:sz w:val="24"/>
                <w:szCs w:val="24"/>
              </w:rPr>
              <w:t xml:space="preserve">Justification : </w:t>
            </w:r>
            <w:r w:rsidRPr="00E654B6">
              <w:rPr>
                <w:rFonts w:ascii="Roboto" w:hAnsi="Roboto"/>
                <w:spacing w:val="2"/>
                <w:shd w:val="clear" w:color="auto" w:fill="FFFFFF"/>
              </w:rPr>
              <w:t xml:space="preserve"> </w:t>
            </w:r>
            <w:r w:rsidRPr="00E654B6">
              <w:rPr>
                <w:rFonts w:ascii="Times New Roman" w:hAnsi="Times New Roman" w:cs="Times New Roman"/>
                <w:sz w:val="24"/>
                <w:szCs w:val="24"/>
              </w:rPr>
              <w:t>Il est important de s'occuper de la situation immédiatement avant que cela empire. Il est important de lui faire comprendre les impacts de ses absences sur le travail et de lui offrir de l'aide / lui présenter les ressources pour l'accompagner à travers ses difficultés.</w:t>
            </w:r>
          </w:p>
          <w:p w14:paraId="7BEB9FE4" w14:textId="77777777" w:rsidR="009805C1" w:rsidRPr="00E654B6" w:rsidRDefault="009805C1" w:rsidP="007F4082">
            <w:pPr>
              <w:spacing w:line="360" w:lineRule="auto"/>
              <w:rPr>
                <w:rFonts w:ascii="Times New Roman" w:hAnsi="Times New Roman" w:cs="Times New Roman"/>
                <w:sz w:val="24"/>
                <w:szCs w:val="24"/>
              </w:rPr>
            </w:pPr>
          </w:p>
          <w:p w14:paraId="1961FA06" w14:textId="77777777" w:rsidR="009805C1" w:rsidRPr="008B0DC2" w:rsidRDefault="009805C1" w:rsidP="007F4082">
            <w:pPr>
              <w:spacing w:line="360" w:lineRule="auto"/>
              <w:rPr>
                <w:rFonts w:ascii="Times New Roman" w:hAnsi="Times New Roman" w:cs="Times New Roman"/>
                <w:sz w:val="24"/>
                <w:szCs w:val="24"/>
                <w:u w:val="single"/>
              </w:rPr>
            </w:pPr>
            <w:r w:rsidRPr="008B0DC2">
              <w:rPr>
                <w:rFonts w:ascii="Times New Roman" w:hAnsi="Times New Roman" w:cs="Times New Roman"/>
                <w:sz w:val="24"/>
                <w:szCs w:val="24"/>
                <w:u w:val="single"/>
              </w:rPr>
              <w:t>Panéliste #4</w:t>
            </w:r>
          </w:p>
          <w:p w14:paraId="5EC165F6" w14:textId="77777777" w:rsidR="009805C1" w:rsidRPr="00A12620"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 xml:space="preserve">Réponse : Fortement affaiblie </w:t>
            </w:r>
          </w:p>
          <w:p w14:paraId="3C716788"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 xml:space="preserve">Justification : </w:t>
            </w:r>
            <w:r w:rsidRPr="008B0DC2">
              <w:rPr>
                <w:rFonts w:ascii="Roboto" w:hAnsi="Roboto"/>
                <w:spacing w:val="2"/>
                <w:shd w:val="clear" w:color="auto" w:fill="FFFFFF"/>
              </w:rPr>
              <w:t xml:space="preserve"> </w:t>
            </w:r>
            <w:r w:rsidRPr="008B0DC2">
              <w:rPr>
                <w:rFonts w:ascii="Times New Roman" w:hAnsi="Times New Roman" w:cs="Times New Roman"/>
                <w:sz w:val="24"/>
                <w:szCs w:val="24"/>
              </w:rPr>
              <w:t>Les absences de Simon pourraient être directement liée</w:t>
            </w:r>
            <w:r>
              <w:rPr>
                <w:rFonts w:ascii="Times New Roman" w:hAnsi="Times New Roman" w:cs="Times New Roman"/>
                <w:sz w:val="24"/>
                <w:szCs w:val="24"/>
              </w:rPr>
              <w:t>s</w:t>
            </w:r>
            <w:r w:rsidRPr="008B0DC2">
              <w:rPr>
                <w:rFonts w:ascii="Times New Roman" w:hAnsi="Times New Roman" w:cs="Times New Roman"/>
                <w:sz w:val="24"/>
                <w:szCs w:val="24"/>
              </w:rPr>
              <w:t xml:space="preserve"> à la situation. Le changement dans l’assiduité de Simon est une bonne occasion pour entamer une conversation avec empathie et soutien, en ouvrant le dialogue sur les difficultés qu’il rencontre. Ignorer cette question ne ferait qu’aggraver la situation.</w:t>
            </w:r>
          </w:p>
          <w:p w14:paraId="659DAC16" w14:textId="77777777" w:rsidR="009805C1" w:rsidRDefault="009805C1" w:rsidP="007F4082">
            <w:pPr>
              <w:spacing w:line="360" w:lineRule="auto"/>
              <w:rPr>
                <w:rFonts w:ascii="Times New Roman" w:hAnsi="Times New Roman" w:cs="Times New Roman"/>
                <w:sz w:val="24"/>
                <w:szCs w:val="24"/>
              </w:rPr>
            </w:pPr>
          </w:p>
          <w:p w14:paraId="6CDFC678" w14:textId="77777777" w:rsidR="009805C1" w:rsidRPr="008B0DC2" w:rsidRDefault="009805C1" w:rsidP="007F4082">
            <w:pPr>
              <w:spacing w:line="360" w:lineRule="auto"/>
              <w:rPr>
                <w:rFonts w:ascii="Times New Roman" w:hAnsi="Times New Roman" w:cs="Times New Roman"/>
                <w:sz w:val="24"/>
                <w:szCs w:val="24"/>
                <w:u w:val="single"/>
              </w:rPr>
            </w:pPr>
            <w:r w:rsidRPr="008B0DC2">
              <w:rPr>
                <w:rFonts w:ascii="Times New Roman" w:hAnsi="Times New Roman" w:cs="Times New Roman"/>
                <w:sz w:val="24"/>
                <w:szCs w:val="24"/>
                <w:u w:val="single"/>
              </w:rPr>
              <w:t>Panéliste #5</w:t>
            </w:r>
          </w:p>
          <w:p w14:paraId="5FCDDACF"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Réponse : Fortement affaiblie</w:t>
            </w:r>
          </w:p>
          <w:p w14:paraId="775022B8" w14:textId="77777777" w:rsidR="009805C1" w:rsidRPr="008B0DC2"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Justification : </w:t>
            </w:r>
            <w:r w:rsidRPr="00362523">
              <w:rPr>
                <w:rFonts w:ascii="Roboto" w:hAnsi="Roboto"/>
                <w:spacing w:val="2"/>
                <w:shd w:val="clear" w:color="auto" w:fill="FFFFFF"/>
              </w:rPr>
              <w:t xml:space="preserve"> </w:t>
            </w:r>
            <w:r w:rsidRPr="00362523">
              <w:rPr>
                <w:rFonts w:ascii="Times New Roman" w:hAnsi="Times New Roman" w:cs="Times New Roman"/>
                <w:sz w:val="24"/>
                <w:szCs w:val="24"/>
              </w:rPr>
              <w:t>Aucun intérêt d'attendre, aucun intérêt de ne pas prendre soin de notre employé, aucun intérêt de laisser du temps au contraire.</w:t>
            </w:r>
          </w:p>
        </w:tc>
      </w:tr>
      <w:tr w:rsidR="009805C1" w14:paraId="45AB1064" w14:textId="77777777" w:rsidTr="007F4082">
        <w:tc>
          <w:tcPr>
            <w:tcW w:w="8630" w:type="dxa"/>
            <w:gridSpan w:val="2"/>
          </w:tcPr>
          <w:p w14:paraId="31A5EE13"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lastRenderedPageBreak/>
              <w:t>Scénario 4</w:t>
            </w:r>
          </w:p>
        </w:tc>
      </w:tr>
      <w:tr w:rsidR="009805C1" w14:paraId="3711A56A" w14:textId="77777777" w:rsidTr="007F4082">
        <w:tc>
          <w:tcPr>
            <w:tcW w:w="4315" w:type="dxa"/>
          </w:tcPr>
          <w:p w14:paraId="4EA09CBA" w14:textId="77777777" w:rsidR="009805C1" w:rsidRPr="00D001AA"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02A96198" w14:textId="77777777" w:rsidR="009805C1" w:rsidRPr="00D001AA"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savez que…</w:t>
            </w:r>
          </w:p>
        </w:tc>
      </w:tr>
      <w:tr w:rsidR="009805C1" w14:paraId="5F74E8E6" w14:textId="77777777" w:rsidTr="007F4082">
        <w:tc>
          <w:tcPr>
            <w:tcW w:w="4315" w:type="dxa"/>
          </w:tcPr>
          <w:p w14:paraId="3B0398E5" w14:textId="77777777" w:rsidR="009805C1" w:rsidRPr="00D001AA" w:rsidRDefault="009805C1" w:rsidP="007F4082">
            <w:pPr>
              <w:spacing w:line="360" w:lineRule="auto"/>
              <w:jc w:val="both"/>
              <w:rPr>
                <w:rFonts w:ascii="Times New Roman" w:hAnsi="Times New Roman" w:cs="Times New Roman"/>
                <w:sz w:val="24"/>
                <w:szCs w:val="24"/>
              </w:rPr>
            </w:pPr>
            <w:r w:rsidRPr="00D001AA">
              <w:rPr>
                <w:rFonts w:ascii="Times New Roman" w:hAnsi="Times New Roman" w:cs="Times New Roman"/>
                <w:sz w:val="24"/>
                <w:szCs w:val="24"/>
              </w:rPr>
              <w:t>Recadrer Simon au niveau disciplinaire.</w:t>
            </w:r>
          </w:p>
        </w:tc>
        <w:tc>
          <w:tcPr>
            <w:tcW w:w="4315" w:type="dxa"/>
          </w:tcPr>
          <w:p w14:paraId="140D5B51" w14:textId="77777777" w:rsidR="009805C1" w:rsidRPr="00D001AA" w:rsidRDefault="009805C1" w:rsidP="007F4082">
            <w:pPr>
              <w:spacing w:line="360" w:lineRule="auto"/>
              <w:jc w:val="both"/>
              <w:rPr>
                <w:rFonts w:ascii="Times New Roman" w:hAnsi="Times New Roman" w:cs="Times New Roman"/>
                <w:sz w:val="24"/>
                <w:szCs w:val="24"/>
              </w:rPr>
            </w:pPr>
            <w:r w:rsidRPr="00D001AA">
              <w:rPr>
                <w:rFonts w:ascii="Times New Roman" w:hAnsi="Times New Roman" w:cs="Times New Roman"/>
                <w:sz w:val="24"/>
                <w:szCs w:val="24"/>
              </w:rPr>
              <w:t>Les membres de l’équipe de Simon sont frustrés par sa performance.</w:t>
            </w:r>
          </w:p>
        </w:tc>
      </w:tr>
      <w:tr w:rsidR="009805C1" w14:paraId="5BB225DF" w14:textId="77777777" w:rsidTr="007F4082">
        <w:tc>
          <w:tcPr>
            <w:tcW w:w="8630" w:type="dxa"/>
            <w:gridSpan w:val="2"/>
          </w:tcPr>
          <w:p w14:paraId="23179B6B" w14:textId="77777777" w:rsidR="009805C1" w:rsidRPr="00C4112A" w:rsidRDefault="009805C1" w:rsidP="007F4082">
            <w:pPr>
              <w:spacing w:line="360" w:lineRule="auto"/>
              <w:jc w:val="center"/>
              <w:rPr>
                <w:rFonts w:ascii="Times New Roman" w:hAnsi="Times New Roman" w:cs="Times New Roman"/>
                <w:b/>
                <w:bCs/>
                <w:sz w:val="24"/>
                <w:szCs w:val="24"/>
              </w:rPr>
            </w:pPr>
            <w:r w:rsidRPr="00C4112A">
              <w:rPr>
                <w:rFonts w:ascii="Times New Roman" w:hAnsi="Times New Roman" w:cs="Times New Roman"/>
                <w:b/>
                <w:bCs/>
                <w:sz w:val="24"/>
                <w:szCs w:val="24"/>
              </w:rPr>
              <w:t>Échelle de Likert</w:t>
            </w:r>
          </w:p>
        </w:tc>
      </w:tr>
      <w:tr w:rsidR="009805C1" w14:paraId="78C5980B" w14:textId="77777777" w:rsidTr="007F4082">
        <w:tc>
          <w:tcPr>
            <w:tcW w:w="8630" w:type="dxa"/>
            <w:gridSpan w:val="2"/>
          </w:tcPr>
          <w:p w14:paraId="5C63B939" w14:textId="77777777" w:rsidR="009805C1" w:rsidRPr="001D60AE" w:rsidRDefault="009805C1" w:rsidP="007F4082">
            <w:pPr>
              <w:spacing w:line="360" w:lineRule="auto"/>
              <w:rPr>
                <w:rFonts w:ascii="Times New Roman" w:hAnsi="Times New Roman" w:cs="Times New Roman"/>
                <w:sz w:val="24"/>
                <w:szCs w:val="24"/>
              </w:rPr>
            </w:pPr>
            <w:r w:rsidRPr="001D60AE">
              <w:rPr>
                <w:rFonts w:ascii="Times New Roman" w:hAnsi="Times New Roman" w:cs="Times New Roman"/>
                <w:sz w:val="24"/>
                <w:szCs w:val="24"/>
              </w:rPr>
              <w:t>Votre hypothèse ou option en est :</w:t>
            </w:r>
          </w:p>
        </w:tc>
      </w:tr>
      <w:tr w:rsidR="009805C1" w14:paraId="49425270" w14:textId="77777777" w:rsidTr="007F4082">
        <w:tc>
          <w:tcPr>
            <w:tcW w:w="8630" w:type="dxa"/>
            <w:gridSpan w:val="2"/>
          </w:tcPr>
          <w:p w14:paraId="4F66E41E"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 xml:space="preserve">Fortement affaiblie </w:t>
            </w:r>
          </w:p>
          <w:p w14:paraId="394A3222"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Affaiblie</w:t>
            </w:r>
          </w:p>
          <w:p w14:paraId="6E721705"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Inchangée</w:t>
            </w:r>
          </w:p>
          <w:p w14:paraId="29E9FE66"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Renforcée</w:t>
            </w:r>
          </w:p>
          <w:p w14:paraId="10D151F8" w14:textId="77777777" w:rsidR="009805C1" w:rsidRPr="003335D1" w:rsidRDefault="009805C1" w:rsidP="009805C1">
            <w:pPr>
              <w:pStyle w:val="Paragraphedeliste"/>
              <w:numPr>
                <w:ilvl w:val="0"/>
                <w:numId w:val="15"/>
              </w:numPr>
              <w:spacing w:line="360" w:lineRule="auto"/>
              <w:rPr>
                <w:rFonts w:ascii="Times New Roman" w:hAnsi="Times New Roman" w:cs="Times New Roman"/>
                <w:b/>
                <w:bCs/>
                <w:sz w:val="24"/>
                <w:szCs w:val="24"/>
              </w:rPr>
            </w:pPr>
            <w:r w:rsidRPr="003335D1">
              <w:rPr>
                <w:rFonts w:ascii="Times New Roman" w:hAnsi="Times New Roman" w:cs="Times New Roman"/>
                <w:sz w:val="24"/>
                <w:szCs w:val="24"/>
              </w:rPr>
              <w:t>Fortement renforcée</w:t>
            </w:r>
          </w:p>
        </w:tc>
      </w:tr>
      <w:tr w:rsidR="009805C1" w14:paraId="03BE5208" w14:textId="77777777" w:rsidTr="007F4082">
        <w:tc>
          <w:tcPr>
            <w:tcW w:w="8630" w:type="dxa"/>
            <w:gridSpan w:val="2"/>
          </w:tcPr>
          <w:p w14:paraId="10616723" w14:textId="77777777" w:rsidR="009805C1" w:rsidRPr="00D67DD4"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 anticipée par l’experte de contenu</w:t>
            </w:r>
          </w:p>
        </w:tc>
      </w:tr>
      <w:tr w:rsidR="009805C1" w14:paraId="51ABA758" w14:textId="77777777" w:rsidTr="007F4082">
        <w:tc>
          <w:tcPr>
            <w:tcW w:w="8630" w:type="dxa"/>
            <w:gridSpan w:val="2"/>
          </w:tcPr>
          <w:p w14:paraId="375DA5BE" w14:textId="77777777" w:rsidR="009805C1" w:rsidRPr="000F401D" w:rsidRDefault="009805C1" w:rsidP="007F4082">
            <w:pPr>
              <w:spacing w:line="360" w:lineRule="auto"/>
              <w:rPr>
                <w:rFonts w:ascii="Times New Roman" w:hAnsi="Times New Roman" w:cs="Times New Roman"/>
                <w:sz w:val="24"/>
                <w:szCs w:val="24"/>
              </w:rPr>
            </w:pPr>
            <w:r w:rsidRPr="000F401D">
              <w:rPr>
                <w:rFonts w:ascii="Times New Roman" w:hAnsi="Times New Roman" w:cs="Times New Roman"/>
                <w:sz w:val="24"/>
                <w:szCs w:val="24"/>
              </w:rPr>
              <w:t xml:space="preserve">Réponse : </w:t>
            </w:r>
            <w:r>
              <w:rPr>
                <w:rFonts w:ascii="Times New Roman" w:hAnsi="Times New Roman" w:cs="Times New Roman"/>
                <w:sz w:val="24"/>
                <w:szCs w:val="24"/>
              </w:rPr>
              <w:t>Inchangée</w:t>
            </w:r>
          </w:p>
          <w:p w14:paraId="1EAC43A4" w14:textId="77777777" w:rsidR="009805C1" w:rsidRPr="000F401D" w:rsidRDefault="009805C1" w:rsidP="007F4082">
            <w:pPr>
              <w:spacing w:line="360" w:lineRule="auto"/>
              <w:rPr>
                <w:rFonts w:ascii="Times New Roman" w:hAnsi="Times New Roman" w:cs="Times New Roman"/>
                <w:sz w:val="24"/>
                <w:szCs w:val="24"/>
              </w:rPr>
            </w:pPr>
            <w:r w:rsidRPr="000F401D">
              <w:rPr>
                <w:rFonts w:ascii="Times New Roman" w:hAnsi="Times New Roman" w:cs="Times New Roman"/>
                <w:sz w:val="24"/>
                <w:szCs w:val="24"/>
              </w:rPr>
              <w:t xml:space="preserve">Justification : </w:t>
            </w:r>
            <w:r w:rsidRPr="000F401D">
              <w:t xml:space="preserve"> </w:t>
            </w:r>
            <w:r w:rsidRPr="000F401D">
              <w:rPr>
                <w:rFonts w:ascii="Times New Roman" w:hAnsi="Times New Roman" w:cs="Times New Roman"/>
                <w:sz w:val="24"/>
                <w:szCs w:val="24"/>
              </w:rPr>
              <w:t>Malgré la frustration des collègues l'urgence est de comprendre la situation, soutenir/outiller et encadrer son enjeu de performance au besoin.</w:t>
            </w:r>
          </w:p>
        </w:tc>
      </w:tr>
      <w:tr w:rsidR="009805C1" w14:paraId="45D1464F" w14:textId="77777777" w:rsidTr="007F4082">
        <w:tc>
          <w:tcPr>
            <w:tcW w:w="8630" w:type="dxa"/>
            <w:gridSpan w:val="2"/>
          </w:tcPr>
          <w:p w14:paraId="413FC0B9" w14:textId="77777777" w:rsidR="009805C1" w:rsidRPr="00D67DD4" w:rsidRDefault="009805C1" w:rsidP="007F4082">
            <w:pPr>
              <w:spacing w:line="360" w:lineRule="auto"/>
              <w:jc w:val="center"/>
              <w:rPr>
                <w:rFonts w:ascii="Times New Roman" w:hAnsi="Times New Roman" w:cs="Times New Roman"/>
                <w:b/>
                <w:bCs/>
                <w:sz w:val="24"/>
                <w:szCs w:val="24"/>
              </w:rPr>
            </w:pPr>
            <w:r w:rsidRPr="00D67DD4">
              <w:rPr>
                <w:rFonts w:ascii="Times New Roman" w:hAnsi="Times New Roman" w:cs="Times New Roman"/>
                <w:b/>
                <w:bCs/>
                <w:sz w:val="24"/>
                <w:szCs w:val="24"/>
              </w:rPr>
              <w:t>Réponses des panélistes</w:t>
            </w:r>
          </w:p>
        </w:tc>
      </w:tr>
      <w:tr w:rsidR="009805C1" w14:paraId="6F102D62" w14:textId="77777777" w:rsidTr="007F4082">
        <w:tc>
          <w:tcPr>
            <w:tcW w:w="8630" w:type="dxa"/>
            <w:gridSpan w:val="2"/>
          </w:tcPr>
          <w:p w14:paraId="08831B05" w14:textId="77777777" w:rsidR="009805C1" w:rsidRDefault="009805C1" w:rsidP="007F4082">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Panéliste #2</w:t>
            </w:r>
          </w:p>
          <w:p w14:paraId="28B04BE2" w14:textId="77777777" w:rsidR="009805C1" w:rsidRPr="00FE49D0" w:rsidRDefault="009805C1" w:rsidP="007F4082">
            <w:pPr>
              <w:spacing w:line="360" w:lineRule="auto"/>
              <w:jc w:val="both"/>
              <w:rPr>
                <w:rFonts w:ascii="Times New Roman" w:hAnsi="Times New Roman" w:cs="Times New Roman"/>
                <w:sz w:val="24"/>
                <w:szCs w:val="24"/>
              </w:rPr>
            </w:pPr>
            <w:r w:rsidRPr="00FE49D0">
              <w:rPr>
                <w:rFonts w:ascii="Times New Roman" w:hAnsi="Times New Roman" w:cs="Times New Roman"/>
                <w:sz w:val="24"/>
                <w:szCs w:val="24"/>
              </w:rPr>
              <w:t>Réponse : Inchangée</w:t>
            </w:r>
          </w:p>
          <w:p w14:paraId="0E5BF85E" w14:textId="77777777" w:rsidR="009805C1" w:rsidRDefault="009805C1" w:rsidP="007F4082">
            <w:pPr>
              <w:spacing w:line="360" w:lineRule="auto"/>
              <w:jc w:val="both"/>
              <w:rPr>
                <w:rFonts w:ascii="Times New Roman" w:hAnsi="Times New Roman" w:cs="Times New Roman"/>
                <w:sz w:val="24"/>
                <w:szCs w:val="24"/>
              </w:rPr>
            </w:pPr>
            <w:r w:rsidRPr="00C131E7">
              <w:rPr>
                <w:rFonts w:ascii="Times New Roman" w:hAnsi="Times New Roman" w:cs="Times New Roman"/>
                <w:sz w:val="24"/>
                <w:szCs w:val="24"/>
              </w:rPr>
              <w:t xml:space="preserve">Justification : </w:t>
            </w:r>
            <w:r w:rsidRPr="00C131E7">
              <w:rPr>
                <w:rFonts w:ascii="Roboto" w:hAnsi="Roboto"/>
                <w:spacing w:val="2"/>
                <w:shd w:val="clear" w:color="auto" w:fill="FFFFFF"/>
              </w:rPr>
              <w:t xml:space="preserve"> </w:t>
            </w:r>
            <w:r w:rsidRPr="00C131E7">
              <w:rPr>
                <w:rFonts w:ascii="Times New Roman" w:hAnsi="Times New Roman" w:cs="Times New Roman"/>
                <w:sz w:val="24"/>
                <w:szCs w:val="24"/>
              </w:rPr>
              <w:t>La frustration des autres n'est pas un élément déterminant dans la décision de donner un avis disciplinaire, mais elle peut seulement venir appuyer le fait que le comportement de Simon a un impact sur l'équipe et sur l'ambiance de travail. Il est donc important de remédier à la situation rapidement.</w:t>
            </w:r>
          </w:p>
          <w:p w14:paraId="7953EAC3" w14:textId="77777777" w:rsidR="009805C1" w:rsidRPr="00C131E7" w:rsidRDefault="009805C1" w:rsidP="007F4082">
            <w:pPr>
              <w:spacing w:line="360" w:lineRule="auto"/>
              <w:jc w:val="both"/>
              <w:rPr>
                <w:rFonts w:ascii="Times New Roman" w:hAnsi="Times New Roman" w:cs="Times New Roman"/>
                <w:sz w:val="24"/>
                <w:szCs w:val="24"/>
              </w:rPr>
            </w:pPr>
          </w:p>
          <w:p w14:paraId="23623905" w14:textId="77777777" w:rsidR="009805C1" w:rsidRPr="00CB2EFE" w:rsidRDefault="009805C1" w:rsidP="007F4082">
            <w:pPr>
              <w:spacing w:line="360" w:lineRule="auto"/>
              <w:jc w:val="both"/>
              <w:rPr>
                <w:rFonts w:ascii="Times New Roman" w:hAnsi="Times New Roman" w:cs="Times New Roman"/>
                <w:sz w:val="24"/>
                <w:szCs w:val="24"/>
                <w:u w:val="single"/>
              </w:rPr>
            </w:pPr>
            <w:r w:rsidRPr="00CB2EFE">
              <w:rPr>
                <w:rFonts w:ascii="Times New Roman" w:hAnsi="Times New Roman" w:cs="Times New Roman"/>
                <w:sz w:val="24"/>
                <w:szCs w:val="24"/>
                <w:u w:val="single"/>
              </w:rPr>
              <w:t>Panéliste #4</w:t>
            </w:r>
          </w:p>
          <w:p w14:paraId="0A324A2A"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Réponse : Inchangée </w:t>
            </w:r>
          </w:p>
          <w:p w14:paraId="4653DC76"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B3537B">
              <w:rPr>
                <w:rFonts w:ascii="Roboto" w:hAnsi="Roboto"/>
                <w:spacing w:val="2"/>
                <w:shd w:val="clear" w:color="auto" w:fill="FFFFFF"/>
              </w:rPr>
              <w:t xml:space="preserve"> </w:t>
            </w:r>
            <w:r w:rsidRPr="00B3537B">
              <w:rPr>
                <w:rFonts w:ascii="Times New Roman" w:hAnsi="Times New Roman" w:cs="Times New Roman"/>
                <w:sz w:val="24"/>
                <w:szCs w:val="24"/>
              </w:rPr>
              <w:t>La frustration des collègues de Simon face à sa performance ne devrait pas influencer la manière d'aborder le problème. Il est essentiel de se baser sur des critères objectifs et de traiter les questions de performance de manière cohérente et équitable.</w:t>
            </w:r>
          </w:p>
          <w:p w14:paraId="1A3D8558" w14:textId="77777777" w:rsidR="009805C1" w:rsidRPr="0098165F" w:rsidRDefault="009805C1" w:rsidP="007F4082">
            <w:pPr>
              <w:spacing w:line="360" w:lineRule="auto"/>
              <w:jc w:val="both"/>
              <w:rPr>
                <w:rFonts w:ascii="Times New Roman" w:hAnsi="Times New Roman" w:cs="Times New Roman"/>
                <w:sz w:val="24"/>
                <w:szCs w:val="24"/>
              </w:rPr>
            </w:pPr>
          </w:p>
          <w:p w14:paraId="453138B7" w14:textId="77777777" w:rsidR="009805C1" w:rsidRPr="00351400" w:rsidRDefault="009805C1" w:rsidP="007F4082">
            <w:pPr>
              <w:spacing w:line="360" w:lineRule="auto"/>
              <w:jc w:val="both"/>
              <w:rPr>
                <w:rFonts w:ascii="Times New Roman" w:hAnsi="Times New Roman" w:cs="Times New Roman"/>
                <w:sz w:val="24"/>
                <w:szCs w:val="24"/>
                <w:u w:val="single"/>
              </w:rPr>
            </w:pPr>
            <w:r w:rsidRPr="00351400">
              <w:rPr>
                <w:rFonts w:ascii="Times New Roman" w:hAnsi="Times New Roman" w:cs="Times New Roman"/>
                <w:sz w:val="24"/>
                <w:szCs w:val="24"/>
                <w:u w:val="single"/>
              </w:rPr>
              <w:t>Panéliste #5</w:t>
            </w:r>
          </w:p>
          <w:p w14:paraId="0C59A3B8" w14:textId="77777777" w:rsidR="009805C1" w:rsidRDefault="009805C1" w:rsidP="007F4082">
            <w:pPr>
              <w:spacing w:line="360" w:lineRule="auto"/>
              <w:jc w:val="both"/>
              <w:rPr>
                <w:rFonts w:ascii="Times New Roman" w:hAnsi="Times New Roman" w:cs="Times New Roman"/>
                <w:sz w:val="24"/>
                <w:szCs w:val="24"/>
              </w:rPr>
            </w:pPr>
            <w:r w:rsidRPr="00351400">
              <w:rPr>
                <w:rFonts w:ascii="Times New Roman" w:hAnsi="Times New Roman" w:cs="Times New Roman"/>
                <w:sz w:val="24"/>
                <w:szCs w:val="24"/>
              </w:rPr>
              <w:t xml:space="preserve">Réponse : </w:t>
            </w:r>
            <w:r>
              <w:rPr>
                <w:rFonts w:ascii="Times New Roman" w:hAnsi="Times New Roman" w:cs="Times New Roman"/>
                <w:sz w:val="24"/>
                <w:szCs w:val="24"/>
              </w:rPr>
              <w:t>Affaiblie</w:t>
            </w:r>
          </w:p>
          <w:p w14:paraId="65EA7826" w14:textId="77777777" w:rsidR="009805C1" w:rsidRPr="00351400"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351400">
              <w:rPr>
                <w:rFonts w:ascii="Roboto" w:hAnsi="Roboto"/>
                <w:spacing w:val="2"/>
                <w:shd w:val="clear" w:color="auto" w:fill="FFFFFF"/>
              </w:rPr>
              <w:t xml:space="preserve"> </w:t>
            </w:r>
            <w:r w:rsidRPr="00351400">
              <w:rPr>
                <w:rFonts w:ascii="Times New Roman" w:hAnsi="Times New Roman" w:cs="Times New Roman"/>
                <w:sz w:val="24"/>
                <w:szCs w:val="24"/>
              </w:rPr>
              <w:t>Le recadrage aura un effet contraire et me semble non humain. Il faut accommoder Simon et expliquer un peu la situation à l'équipe</w:t>
            </w:r>
          </w:p>
        </w:tc>
      </w:tr>
      <w:tr w:rsidR="009805C1" w14:paraId="44AE2036" w14:textId="77777777" w:rsidTr="007F4082">
        <w:tc>
          <w:tcPr>
            <w:tcW w:w="8630" w:type="dxa"/>
            <w:gridSpan w:val="2"/>
          </w:tcPr>
          <w:p w14:paraId="5AA9F1CD" w14:textId="77777777" w:rsidR="009805C1" w:rsidRPr="00D67DD4" w:rsidRDefault="009805C1" w:rsidP="007F4082">
            <w:pPr>
              <w:spacing w:line="360" w:lineRule="auto"/>
              <w:jc w:val="center"/>
              <w:rPr>
                <w:rFonts w:ascii="Times New Roman" w:hAnsi="Times New Roman" w:cs="Times New Roman"/>
                <w:b/>
                <w:bCs/>
                <w:sz w:val="24"/>
                <w:szCs w:val="24"/>
              </w:rPr>
            </w:pPr>
            <w:r w:rsidRPr="006F263F">
              <w:rPr>
                <w:rFonts w:ascii="Times New Roman" w:hAnsi="Times New Roman" w:cs="Times New Roman"/>
                <w:b/>
                <w:bCs/>
                <w:sz w:val="24"/>
                <w:szCs w:val="24"/>
                <w:highlight w:val="yellow"/>
              </w:rPr>
              <w:lastRenderedPageBreak/>
              <w:t>Synthèse éducative</w:t>
            </w:r>
            <w:r>
              <w:rPr>
                <w:rFonts w:ascii="Times New Roman" w:hAnsi="Times New Roman" w:cs="Times New Roman"/>
                <w:b/>
                <w:bCs/>
                <w:sz w:val="24"/>
                <w:szCs w:val="24"/>
              </w:rPr>
              <w:t xml:space="preserve"> </w:t>
            </w:r>
          </w:p>
        </w:tc>
      </w:tr>
      <w:tr w:rsidR="009805C1" w14:paraId="75A90553" w14:textId="77777777" w:rsidTr="007F4082">
        <w:tc>
          <w:tcPr>
            <w:tcW w:w="8630" w:type="dxa"/>
            <w:gridSpan w:val="2"/>
          </w:tcPr>
          <w:p w14:paraId="6716902E" w14:textId="77777777" w:rsidR="009805C1" w:rsidRPr="00E95F2C"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Pr="00E95F2C">
              <w:rPr>
                <w:rFonts w:ascii="Times New Roman" w:hAnsi="Times New Roman" w:cs="Times New Roman"/>
                <w:b/>
                <w:bCs/>
                <w:sz w:val="24"/>
                <w:szCs w:val="24"/>
              </w:rPr>
              <w:t xml:space="preserve">Éléments clés des réponses des </w:t>
            </w:r>
            <w:commentRangeStart w:id="1"/>
            <w:r w:rsidRPr="00E95F2C">
              <w:rPr>
                <w:rFonts w:ascii="Times New Roman" w:hAnsi="Times New Roman" w:cs="Times New Roman"/>
                <w:b/>
                <w:bCs/>
                <w:sz w:val="24"/>
                <w:szCs w:val="24"/>
              </w:rPr>
              <w:t>panélistes</w:t>
            </w:r>
            <w:commentRangeEnd w:id="1"/>
            <w:r w:rsidR="00857CB8">
              <w:rPr>
                <w:rStyle w:val="Marquedecommentaire"/>
              </w:rPr>
              <w:commentReference w:id="1"/>
            </w:r>
            <w:r w:rsidRPr="00E95F2C">
              <w:rPr>
                <w:rFonts w:ascii="Times New Roman" w:hAnsi="Times New Roman" w:cs="Times New Roman"/>
                <w:b/>
                <w:bCs/>
                <w:sz w:val="24"/>
                <w:szCs w:val="24"/>
              </w:rPr>
              <w:t xml:space="preserve"> : </w:t>
            </w:r>
          </w:p>
          <w:p w14:paraId="67A6295F" w14:textId="77777777" w:rsidR="009805C1" w:rsidRPr="00EA7BFB" w:rsidRDefault="009805C1" w:rsidP="009805C1">
            <w:pPr>
              <w:pStyle w:val="Paragraphedeliste"/>
              <w:numPr>
                <w:ilvl w:val="0"/>
                <w:numId w:val="2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Communication transparente : </w:t>
            </w:r>
            <w:r w:rsidRPr="00026F3F">
              <w:rPr>
                <w:rFonts w:ascii="Times New Roman" w:hAnsi="Times New Roman" w:cs="Times New Roman"/>
                <w:sz w:val="24"/>
                <w:szCs w:val="24"/>
              </w:rPr>
              <w:t>Les pan</w:t>
            </w:r>
            <w:r>
              <w:rPr>
                <w:rFonts w:ascii="Times New Roman" w:hAnsi="Times New Roman" w:cs="Times New Roman"/>
                <w:sz w:val="24"/>
                <w:szCs w:val="24"/>
              </w:rPr>
              <w:t xml:space="preserve">élistes s’entendent sur l’importance de rencontrer Simon afin d’identifier des solutions pour le soutenir et revoir sa charge de travail. </w:t>
            </w:r>
          </w:p>
          <w:p w14:paraId="6C8E1A98" w14:textId="77777777" w:rsidR="009805C1" w:rsidRDefault="009805C1" w:rsidP="009805C1">
            <w:pPr>
              <w:pStyle w:val="Paragraphedeliste"/>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Intervention rapide : </w:t>
            </w:r>
            <w:r w:rsidRPr="00EA7BFB">
              <w:rPr>
                <w:rFonts w:ascii="Times New Roman" w:hAnsi="Times New Roman" w:cs="Times New Roman"/>
                <w:sz w:val="24"/>
                <w:szCs w:val="24"/>
              </w:rPr>
              <w:t xml:space="preserve">Il est important d’intervenir </w:t>
            </w:r>
            <w:r>
              <w:rPr>
                <w:rFonts w:ascii="Times New Roman" w:hAnsi="Times New Roman" w:cs="Times New Roman"/>
                <w:sz w:val="24"/>
                <w:szCs w:val="24"/>
              </w:rPr>
              <w:t xml:space="preserve">rapidement pour lui offrir de l’aide, surtout si cela affecte sa performance au travail. </w:t>
            </w:r>
          </w:p>
          <w:p w14:paraId="229F2771" w14:textId="77777777" w:rsidR="009805C1" w:rsidRDefault="009805C1" w:rsidP="009805C1">
            <w:pPr>
              <w:pStyle w:val="Paragraphedeliste"/>
              <w:numPr>
                <w:ilvl w:val="0"/>
                <w:numId w:val="20"/>
              </w:numPr>
              <w:spacing w:line="360" w:lineRule="auto"/>
              <w:jc w:val="both"/>
              <w:rPr>
                <w:rFonts w:ascii="Times New Roman" w:hAnsi="Times New Roman" w:cs="Times New Roman"/>
                <w:sz w:val="24"/>
                <w:szCs w:val="24"/>
              </w:rPr>
            </w:pPr>
            <w:r w:rsidRPr="00A82DD5">
              <w:rPr>
                <w:rFonts w:ascii="Times New Roman" w:hAnsi="Times New Roman" w:cs="Times New Roman"/>
                <w:b/>
                <w:bCs/>
                <w:sz w:val="24"/>
                <w:szCs w:val="24"/>
              </w:rPr>
              <w:t>Impartialité</w:t>
            </w:r>
            <w:r>
              <w:rPr>
                <w:rFonts w:ascii="Times New Roman" w:hAnsi="Times New Roman" w:cs="Times New Roman"/>
                <w:sz w:val="24"/>
                <w:szCs w:val="24"/>
              </w:rPr>
              <w:t xml:space="preserve"> : La frustration des membres de l’équipe ne devrait pas être un élément déterminant dans la situation. Toutefois, il peut être intéressant de rencontrer l’équipe pour expliquer dans les grandes lignes la situation. Le but est de rétablir l’équilibre dans le climat de travail. </w:t>
            </w:r>
          </w:p>
          <w:p w14:paraId="4EB8D505" w14:textId="77777777" w:rsidR="009805C1" w:rsidRDefault="009805C1" w:rsidP="007F4082">
            <w:pPr>
              <w:pStyle w:val="Paragraphedeliste"/>
              <w:spacing w:line="360" w:lineRule="auto"/>
              <w:jc w:val="both"/>
              <w:rPr>
                <w:rFonts w:ascii="Times New Roman" w:hAnsi="Times New Roman" w:cs="Times New Roman"/>
                <w:sz w:val="24"/>
                <w:szCs w:val="24"/>
              </w:rPr>
            </w:pPr>
          </w:p>
          <w:p w14:paraId="23D0F8C9" w14:textId="77777777" w:rsidR="009805C1" w:rsidRPr="00935152" w:rsidRDefault="009805C1" w:rsidP="007F4082">
            <w:pPr>
              <w:spacing w:line="360" w:lineRule="auto"/>
              <w:jc w:val="both"/>
              <w:rPr>
                <w:rFonts w:ascii="Times New Roman" w:hAnsi="Times New Roman" w:cs="Times New Roman"/>
                <w:b/>
                <w:bCs/>
                <w:sz w:val="24"/>
                <w:szCs w:val="24"/>
              </w:rPr>
            </w:pPr>
            <w:r w:rsidRPr="00935152">
              <w:rPr>
                <w:rFonts w:ascii="Times New Roman" w:hAnsi="Times New Roman" w:cs="Times New Roman"/>
                <w:b/>
                <w:bCs/>
                <w:sz w:val="24"/>
                <w:szCs w:val="24"/>
              </w:rPr>
              <w:t>2. Points de convergence et de divergence entre les réponses :</w:t>
            </w:r>
          </w:p>
          <w:p w14:paraId="22E4F3F0" w14:textId="77777777" w:rsidR="009805C1" w:rsidRPr="00BF052F" w:rsidRDefault="009805C1" w:rsidP="007F4082">
            <w:pPr>
              <w:spacing w:line="360" w:lineRule="auto"/>
              <w:jc w:val="both"/>
              <w:rPr>
                <w:rFonts w:ascii="Times New Roman" w:hAnsi="Times New Roman" w:cs="Times New Roman"/>
                <w:b/>
                <w:bCs/>
                <w:sz w:val="24"/>
                <w:szCs w:val="24"/>
              </w:rPr>
            </w:pPr>
            <w:r w:rsidRPr="00BF052F">
              <w:rPr>
                <w:rFonts w:ascii="Times New Roman" w:hAnsi="Times New Roman" w:cs="Times New Roman"/>
                <w:b/>
                <w:bCs/>
                <w:sz w:val="24"/>
                <w:szCs w:val="24"/>
              </w:rPr>
              <w:t xml:space="preserve">Convergence : </w:t>
            </w:r>
          </w:p>
          <w:p w14:paraId="446F0B83" w14:textId="77777777" w:rsidR="009805C1" w:rsidRDefault="009805C1" w:rsidP="009805C1">
            <w:pPr>
              <w:pStyle w:val="Paragraphedeliste"/>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Il est important d’intervenir rapidement auprès de Simon pour l’aider dans cette situation difficile qu’il traverse. </w:t>
            </w:r>
          </w:p>
          <w:p w14:paraId="73198BCF" w14:textId="77777777" w:rsidR="009805C1" w:rsidRDefault="009805C1" w:rsidP="009805C1">
            <w:pPr>
              <w:pStyle w:val="Paragraphedeliste"/>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La communication claire et transparente sont essentielles afin de trouver des solutions adaptées à lui.</w:t>
            </w:r>
          </w:p>
          <w:p w14:paraId="361581A1" w14:textId="77777777" w:rsidR="009805C1" w:rsidRPr="008E2EDF" w:rsidRDefault="009805C1" w:rsidP="009805C1">
            <w:pPr>
              <w:pStyle w:val="Paragraphedeliste"/>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Il faut intervenir rapidement pour redresser la situation. Les absences et la baisse de performance sont des signes de l’effet de sa santé mentale sur sa prestance au travail. </w:t>
            </w:r>
          </w:p>
          <w:p w14:paraId="721ADA06" w14:textId="77777777" w:rsidR="009805C1" w:rsidRDefault="009805C1" w:rsidP="007F4082">
            <w:pPr>
              <w:spacing w:line="360" w:lineRule="auto"/>
              <w:jc w:val="both"/>
              <w:rPr>
                <w:rFonts w:ascii="Times New Roman" w:hAnsi="Times New Roman" w:cs="Times New Roman"/>
                <w:b/>
                <w:bCs/>
                <w:sz w:val="24"/>
                <w:szCs w:val="24"/>
              </w:rPr>
            </w:pPr>
            <w:r w:rsidRPr="008E2EDF">
              <w:rPr>
                <w:rFonts w:ascii="Times New Roman" w:hAnsi="Times New Roman" w:cs="Times New Roman"/>
                <w:b/>
                <w:bCs/>
                <w:sz w:val="24"/>
                <w:szCs w:val="24"/>
              </w:rPr>
              <w:t>Divergence :</w:t>
            </w:r>
          </w:p>
          <w:p w14:paraId="0B2AFE89" w14:textId="77777777" w:rsidR="009805C1" w:rsidRDefault="009805C1" w:rsidP="009805C1">
            <w:pPr>
              <w:pStyle w:val="Paragraphedeliste"/>
              <w:numPr>
                <w:ilvl w:val="0"/>
                <w:numId w:val="22"/>
              </w:numPr>
              <w:spacing w:line="360" w:lineRule="auto"/>
              <w:jc w:val="both"/>
              <w:rPr>
                <w:rFonts w:ascii="Times New Roman" w:hAnsi="Times New Roman" w:cs="Times New Roman"/>
                <w:sz w:val="24"/>
                <w:szCs w:val="24"/>
              </w:rPr>
            </w:pPr>
            <w:r w:rsidRPr="00F2025A">
              <w:rPr>
                <w:rFonts w:ascii="Times New Roman" w:hAnsi="Times New Roman" w:cs="Times New Roman"/>
                <w:sz w:val="24"/>
                <w:szCs w:val="24"/>
              </w:rPr>
              <w:t>Aborder la performance de Simon dans les rencontres</w:t>
            </w:r>
            <w:r>
              <w:rPr>
                <w:rFonts w:ascii="Times New Roman" w:hAnsi="Times New Roman" w:cs="Times New Roman"/>
                <w:sz w:val="24"/>
                <w:szCs w:val="24"/>
              </w:rPr>
              <w:t xml:space="preserve"> est un élément de divergences entre les panélistes. Certains panélistes croient qu’il serait important d’en parler avec lui afin qu’il prenne connaissance de l’impact de sa santé mentale sur son travail. Cependant, un panéliste mentionne qu’il serait important </w:t>
            </w:r>
            <w:r>
              <w:rPr>
                <w:rFonts w:ascii="Times New Roman" w:hAnsi="Times New Roman" w:cs="Times New Roman"/>
                <w:sz w:val="24"/>
                <w:szCs w:val="24"/>
              </w:rPr>
              <w:lastRenderedPageBreak/>
              <w:t xml:space="preserve">de discuter de son état de santé mentale en premier, puisque c’est cela qui affecte sa performance. </w:t>
            </w:r>
          </w:p>
          <w:p w14:paraId="0B73860B" w14:textId="77777777" w:rsidR="009805C1" w:rsidRDefault="009805C1" w:rsidP="009805C1">
            <w:pPr>
              <w:pStyle w:val="Paragraphedeliste"/>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 panélistes s’entendent sur le fait que la frustration de l’équipe ne devrait pas être un élément déterminant dans la façon d’intervenir auprès de Simon. Un panéliste mentionne toutefois qu’il peut être intéressant d’expliquer la situation à l’équipe afin de rétablir le climat. Un autre panéliste mentionne que le recadrement au niveau disciplinaire est inadapté à la situation de Simon. </w:t>
            </w:r>
          </w:p>
          <w:p w14:paraId="69EA1748" w14:textId="77777777" w:rsidR="009805C1" w:rsidRDefault="009805C1" w:rsidP="007F4082">
            <w:pPr>
              <w:spacing w:line="360" w:lineRule="auto"/>
              <w:ind w:left="360"/>
              <w:jc w:val="both"/>
              <w:rPr>
                <w:rFonts w:ascii="Times New Roman" w:hAnsi="Times New Roman" w:cs="Times New Roman"/>
                <w:sz w:val="24"/>
                <w:szCs w:val="24"/>
              </w:rPr>
            </w:pPr>
          </w:p>
          <w:p w14:paraId="548C0357" w14:textId="77777777" w:rsidR="009805C1" w:rsidRPr="00E02184"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Pr="00E02184">
              <w:rPr>
                <w:rFonts w:ascii="Times New Roman" w:hAnsi="Times New Roman" w:cs="Times New Roman"/>
                <w:b/>
                <w:bCs/>
                <w:sz w:val="24"/>
                <w:szCs w:val="24"/>
              </w:rPr>
              <w:t xml:space="preserve">Bilan </w:t>
            </w:r>
          </w:p>
          <w:p w14:paraId="1A6906CF"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Dans l’ensemble, il est essentiel d’intervenir rapidement afin d’offrir du soutien à Simon. Pour y parvenir, les panélistes s’entendent qu’il est important de communiquer avec Simon pour trouver des solutions adaptées à lui. L’aider aura pour effet d’aider le climat de travail, redresser sa performance et diminuer ses absences. </w:t>
            </w:r>
          </w:p>
          <w:p w14:paraId="4A3703BF" w14:textId="77777777" w:rsidR="009805C1" w:rsidRDefault="009805C1" w:rsidP="007F4082">
            <w:pPr>
              <w:spacing w:line="360" w:lineRule="auto"/>
              <w:jc w:val="both"/>
              <w:rPr>
                <w:rFonts w:ascii="Times New Roman" w:hAnsi="Times New Roman" w:cs="Times New Roman"/>
                <w:sz w:val="24"/>
                <w:szCs w:val="24"/>
              </w:rPr>
            </w:pPr>
          </w:p>
          <w:p w14:paraId="3B979A57" w14:textId="77777777" w:rsidR="009805C1" w:rsidRDefault="009805C1" w:rsidP="007F4082">
            <w:pPr>
              <w:spacing w:line="360" w:lineRule="auto"/>
              <w:jc w:val="both"/>
              <w:rPr>
                <w:rFonts w:ascii="Times New Roman" w:hAnsi="Times New Roman" w:cs="Times New Roman"/>
                <w:b/>
                <w:bCs/>
                <w:sz w:val="24"/>
                <w:szCs w:val="24"/>
              </w:rPr>
            </w:pPr>
            <w:r w:rsidRPr="00721119">
              <w:rPr>
                <w:rFonts w:ascii="Times New Roman" w:hAnsi="Times New Roman" w:cs="Times New Roman"/>
                <w:b/>
                <w:bCs/>
                <w:sz w:val="24"/>
                <w:szCs w:val="24"/>
                <w:highlight w:val="yellow"/>
              </w:rPr>
              <w:t>Ressources</w:t>
            </w:r>
            <w:r>
              <w:rPr>
                <w:rFonts w:ascii="Times New Roman" w:hAnsi="Times New Roman" w:cs="Times New Roman"/>
                <w:b/>
                <w:bCs/>
                <w:sz w:val="24"/>
                <w:szCs w:val="24"/>
                <w:highlight w:val="yellow"/>
              </w:rPr>
              <w:t xml:space="preserve"> pour aller plus loin</w:t>
            </w:r>
            <w:r w:rsidRPr="00721119">
              <w:rPr>
                <w:rFonts w:ascii="Times New Roman" w:hAnsi="Times New Roman" w:cs="Times New Roman"/>
                <w:b/>
                <w:bCs/>
                <w:sz w:val="24"/>
                <w:szCs w:val="24"/>
                <w:highlight w:val="yellow"/>
              </w:rPr>
              <w:t> :</w:t>
            </w:r>
            <w:r w:rsidRPr="002201FF">
              <w:rPr>
                <w:rFonts w:ascii="Times New Roman" w:hAnsi="Times New Roman" w:cs="Times New Roman"/>
                <w:b/>
                <w:bCs/>
                <w:sz w:val="24"/>
                <w:szCs w:val="24"/>
              </w:rPr>
              <w:t xml:space="preserve"> </w:t>
            </w:r>
          </w:p>
          <w:p w14:paraId="4208E149" w14:textId="77777777" w:rsidR="009805C1" w:rsidRDefault="009805C1" w:rsidP="007F4082">
            <w:pPr>
              <w:spacing w:line="360" w:lineRule="auto"/>
              <w:jc w:val="both"/>
              <w:rPr>
                <w:rFonts w:ascii="Times New Roman" w:hAnsi="Times New Roman" w:cs="Times New Roman"/>
                <w:b/>
                <w:bCs/>
                <w:sz w:val="24"/>
                <w:szCs w:val="24"/>
              </w:rPr>
            </w:pPr>
          </w:p>
          <w:p w14:paraId="69B773A6"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Leblanc, P. (2024, 2 mai</w:t>
            </w:r>
            <w:r w:rsidRPr="00F66870">
              <w:rPr>
                <w:rFonts w:ascii="Times New Roman" w:hAnsi="Times New Roman" w:cs="Times New Roman"/>
                <w:sz w:val="24"/>
                <w:szCs w:val="24"/>
              </w:rPr>
              <w:t xml:space="preserve">). </w:t>
            </w:r>
            <w:r w:rsidRPr="00F66870">
              <w:t xml:space="preserve"> </w:t>
            </w:r>
            <w:r w:rsidRPr="00F66870">
              <w:rPr>
                <w:rFonts w:ascii="Times New Roman" w:hAnsi="Times New Roman" w:cs="Times New Roman"/>
                <w:i/>
                <w:iCs/>
                <w:sz w:val="24"/>
                <w:szCs w:val="24"/>
              </w:rPr>
              <w:t>Semaine de la santé mentale : l’Ordre des CRHA valorise le rôle clé des gestionnaires</w:t>
            </w:r>
            <w:r>
              <w:rPr>
                <w:rFonts w:ascii="Times New Roman" w:hAnsi="Times New Roman" w:cs="Times New Roman"/>
                <w:sz w:val="24"/>
                <w:szCs w:val="24"/>
              </w:rPr>
              <w:t>.</w:t>
            </w:r>
            <w:r w:rsidRPr="00F66870">
              <w:rPr>
                <w:color w:val="333333"/>
                <w:sz w:val="27"/>
                <w:szCs w:val="27"/>
                <w:shd w:val="clear" w:color="auto" w:fill="FFFFFF"/>
              </w:rPr>
              <w:t xml:space="preserve"> </w:t>
            </w:r>
            <w:r w:rsidRPr="00F66870">
              <w:rPr>
                <w:rFonts w:ascii="Times New Roman" w:hAnsi="Times New Roman" w:cs="Times New Roman"/>
                <w:sz w:val="24"/>
                <w:szCs w:val="24"/>
              </w:rPr>
              <w:t>Ordre des conseillers en ressources humaines agréés</w:t>
            </w:r>
            <w:r>
              <w:rPr>
                <w:rFonts w:ascii="Times New Roman" w:hAnsi="Times New Roman" w:cs="Times New Roman"/>
                <w:sz w:val="24"/>
                <w:szCs w:val="24"/>
              </w:rPr>
              <w:t xml:space="preserve">. </w:t>
            </w:r>
            <w:r>
              <w:t xml:space="preserve"> </w:t>
            </w:r>
            <w:r w:rsidRPr="004E6944">
              <w:rPr>
                <w:rFonts w:ascii="Times New Roman" w:hAnsi="Times New Roman" w:cs="Times New Roman"/>
                <w:sz w:val="24"/>
                <w:szCs w:val="24"/>
              </w:rPr>
              <w:t>https://ordrecrha.org/salle-de-presse/communiques-de-presse/2024/05/Copie-de-semaine-sante-mentale</w:t>
            </w:r>
          </w:p>
          <w:p w14:paraId="3DDCA81B" w14:textId="77777777" w:rsidR="009805C1" w:rsidRDefault="009805C1" w:rsidP="007F4082">
            <w:pPr>
              <w:spacing w:line="360" w:lineRule="auto"/>
              <w:jc w:val="both"/>
              <w:rPr>
                <w:rFonts w:ascii="Times New Roman" w:hAnsi="Times New Roman" w:cs="Times New Roman"/>
                <w:i/>
                <w:iCs/>
                <w:sz w:val="24"/>
                <w:szCs w:val="24"/>
              </w:rPr>
            </w:pPr>
          </w:p>
          <w:p w14:paraId="5529F6DD" w14:textId="77777777" w:rsidR="009805C1" w:rsidRDefault="009805C1" w:rsidP="007F4082">
            <w:pPr>
              <w:spacing w:line="360" w:lineRule="auto"/>
              <w:jc w:val="both"/>
              <w:rPr>
                <w:rFonts w:ascii="Times New Roman" w:hAnsi="Times New Roman" w:cs="Times New Roman"/>
                <w:sz w:val="24"/>
                <w:szCs w:val="24"/>
              </w:rPr>
            </w:pPr>
            <w:r w:rsidRPr="00BF4428">
              <w:rPr>
                <w:rFonts w:ascii="Times New Roman" w:hAnsi="Times New Roman" w:cs="Times New Roman"/>
                <w:sz w:val="24"/>
                <w:szCs w:val="24"/>
              </w:rPr>
              <w:t>Ordre des conseillers en ressources humaines et en relations industrielles agréés du Québec (CRHA).</w:t>
            </w:r>
            <w:r>
              <w:rPr>
                <w:rFonts w:ascii="Times New Roman" w:hAnsi="Times New Roman" w:cs="Times New Roman"/>
                <w:sz w:val="24"/>
                <w:szCs w:val="24"/>
              </w:rPr>
              <w:t xml:space="preserve"> (2024).</w:t>
            </w:r>
            <w:r>
              <w:rPr>
                <w:rFonts w:ascii="Times New Roman" w:hAnsi="Times New Roman" w:cs="Times New Roman"/>
                <w:i/>
                <w:iCs/>
                <w:sz w:val="24"/>
                <w:szCs w:val="24"/>
              </w:rPr>
              <w:t xml:space="preserve"> </w:t>
            </w:r>
            <w:r w:rsidRPr="005F5C0D">
              <w:rPr>
                <w:rFonts w:ascii="Times New Roman" w:hAnsi="Times New Roman" w:cs="Times New Roman"/>
                <w:i/>
                <w:iCs/>
                <w:sz w:val="24"/>
                <w:szCs w:val="24"/>
              </w:rPr>
              <w:t>Gestionnaires face aux enjeux de santé mentale</w:t>
            </w:r>
            <w:r w:rsidRPr="00C654F4">
              <w:rPr>
                <w:rFonts w:ascii="Times New Roman" w:hAnsi="Times New Roman" w:cs="Times New Roman"/>
                <w:sz w:val="24"/>
                <w:szCs w:val="24"/>
              </w:rPr>
              <w:t>.</w:t>
            </w:r>
            <w:r>
              <w:rPr>
                <w:rFonts w:ascii="Times New Roman" w:hAnsi="Times New Roman" w:cs="Times New Roman"/>
                <w:sz w:val="24"/>
                <w:szCs w:val="24"/>
              </w:rPr>
              <w:t xml:space="preserve"> Carrefour RH. </w:t>
            </w:r>
            <w:hyperlink r:id="rId11" w:history="1">
              <w:r w:rsidRPr="004A0CC6">
                <w:rPr>
                  <w:rStyle w:val="Hyperlien"/>
                  <w:rFonts w:ascii="Times New Roman" w:hAnsi="Times New Roman" w:cs="Times New Roman"/>
                  <w:sz w:val="24"/>
                  <w:szCs w:val="24"/>
                </w:rPr>
                <w:t>https://carrefourrh.org/gestionnaires/sante-mentale</w:t>
              </w:r>
            </w:hyperlink>
          </w:p>
          <w:p w14:paraId="45F05B12" w14:textId="77777777" w:rsidR="009805C1" w:rsidRDefault="009805C1" w:rsidP="007F4082">
            <w:pPr>
              <w:spacing w:line="360" w:lineRule="auto"/>
              <w:jc w:val="both"/>
              <w:rPr>
                <w:rFonts w:ascii="Times New Roman" w:hAnsi="Times New Roman" w:cs="Times New Roman"/>
                <w:i/>
                <w:iCs/>
                <w:sz w:val="24"/>
                <w:szCs w:val="24"/>
              </w:rPr>
            </w:pPr>
          </w:p>
          <w:p w14:paraId="30E292C3" w14:textId="77777777" w:rsidR="009805C1" w:rsidRPr="006C2E4B" w:rsidRDefault="009805C1" w:rsidP="007F4082">
            <w:pPr>
              <w:spacing w:line="360" w:lineRule="auto"/>
              <w:jc w:val="both"/>
              <w:rPr>
                <w:rFonts w:ascii="Times New Roman" w:hAnsi="Times New Roman" w:cs="Times New Roman"/>
                <w:sz w:val="24"/>
                <w:szCs w:val="24"/>
              </w:rPr>
            </w:pPr>
            <w:proofErr w:type="spellStart"/>
            <w:r w:rsidRPr="006C2E4B">
              <w:rPr>
                <w:rFonts w:ascii="Times New Roman" w:hAnsi="Times New Roman" w:cs="Times New Roman"/>
                <w:sz w:val="24"/>
                <w:szCs w:val="24"/>
              </w:rPr>
              <w:t>Théroux</w:t>
            </w:r>
            <w:proofErr w:type="spellEnd"/>
            <w:r w:rsidRPr="006C2E4B">
              <w:rPr>
                <w:rFonts w:ascii="Times New Roman" w:hAnsi="Times New Roman" w:cs="Times New Roman"/>
                <w:sz w:val="24"/>
                <w:szCs w:val="24"/>
              </w:rPr>
              <w:t xml:space="preserve">, </w:t>
            </w:r>
            <w:r>
              <w:rPr>
                <w:rFonts w:ascii="Times New Roman" w:hAnsi="Times New Roman" w:cs="Times New Roman"/>
                <w:sz w:val="24"/>
                <w:szCs w:val="24"/>
              </w:rPr>
              <w:t xml:space="preserve">P. (2023, 21 novembre). </w:t>
            </w:r>
            <w:r>
              <w:t xml:space="preserve"> </w:t>
            </w:r>
            <w:r w:rsidRPr="00230CD2">
              <w:rPr>
                <w:rFonts w:ascii="Times New Roman" w:hAnsi="Times New Roman" w:cs="Times New Roman"/>
                <w:i/>
                <w:iCs/>
                <w:sz w:val="24"/>
                <w:szCs w:val="24"/>
              </w:rPr>
              <w:t>Santé mentale : comment faire face au tabou</w:t>
            </w:r>
            <w:r>
              <w:rPr>
                <w:rFonts w:ascii="Times New Roman" w:hAnsi="Times New Roman" w:cs="Times New Roman"/>
                <w:sz w:val="24"/>
                <w:szCs w:val="24"/>
              </w:rPr>
              <w:t xml:space="preserve">. </w:t>
            </w:r>
            <w:r>
              <w:t xml:space="preserve"> </w:t>
            </w:r>
            <w:r w:rsidRPr="00193D53">
              <w:rPr>
                <w:rFonts w:ascii="Times New Roman" w:hAnsi="Times New Roman" w:cs="Times New Roman"/>
                <w:sz w:val="24"/>
                <w:szCs w:val="24"/>
              </w:rPr>
              <w:t>Gestion HEC Montréal</w:t>
            </w:r>
            <w:r>
              <w:rPr>
                <w:rFonts w:ascii="Times New Roman" w:hAnsi="Times New Roman" w:cs="Times New Roman"/>
                <w:sz w:val="24"/>
                <w:szCs w:val="24"/>
              </w:rPr>
              <w:t xml:space="preserve">. </w:t>
            </w:r>
            <w:r>
              <w:t xml:space="preserve"> </w:t>
            </w:r>
            <w:r w:rsidRPr="006F263F">
              <w:rPr>
                <w:rFonts w:ascii="Times New Roman" w:hAnsi="Times New Roman" w:cs="Times New Roman"/>
                <w:sz w:val="24"/>
                <w:szCs w:val="24"/>
              </w:rPr>
              <w:t>https://www.revuegestion.ca/sante-mentale-comment-faire-face-au-tabou</w:t>
            </w:r>
          </w:p>
          <w:p w14:paraId="7F2518C7" w14:textId="77777777" w:rsidR="009805C1" w:rsidRDefault="009805C1" w:rsidP="007F4082">
            <w:pPr>
              <w:spacing w:line="360" w:lineRule="auto"/>
              <w:jc w:val="both"/>
              <w:rPr>
                <w:rFonts w:ascii="Times New Roman" w:hAnsi="Times New Roman" w:cs="Times New Roman"/>
                <w:b/>
                <w:bCs/>
                <w:sz w:val="24"/>
                <w:szCs w:val="24"/>
              </w:rPr>
            </w:pPr>
          </w:p>
          <w:p w14:paraId="4D34979B" w14:textId="77777777" w:rsidR="009805C1" w:rsidRPr="002201FF" w:rsidRDefault="009805C1" w:rsidP="007F4082">
            <w:pPr>
              <w:spacing w:line="360" w:lineRule="auto"/>
              <w:jc w:val="both"/>
              <w:rPr>
                <w:rFonts w:ascii="Times New Roman" w:hAnsi="Times New Roman" w:cs="Times New Roman"/>
                <w:b/>
                <w:bCs/>
                <w:sz w:val="24"/>
                <w:szCs w:val="24"/>
              </w:rPr>
            </w:pPr>
          </w:p>
        </w:tc>
      </w:tr>
    </w:tbl>
    <w:p w14:paraId="703E3032" w14:textId="77777777" w:rsidR="009805C1" w:rsidRDefault="009805C1" w:rsidP="009805C1">
      <w:pPr>
        <w:rPr>
          <w:rFonts w:ascii="Times New Roman" w:hAnsi="Times New Roman" w:cs="Times New Roman"/>
          <w:b/>
          <w:bCs/>
          <w:sz w:val="24"/>
          <w:szCs w:val="24"/>
          <w:u w:val="single"/>
        </w:rPr>
      </w:pPr>
    </w:p>
    <w:p w14:paraId="1CCBCF80" w14:textId="77777777" w:rsidR="009805C1" w:rsidRDefault="009805C1" w:rsidP="009805C1">
      <w:pPr>
        <w:rPr>
          <w:rFonts w:ascii="Times New Roman" w:hAnsi="Times New Roman" w:cs="Times New Roman"/>
          <w:b/>
          <w:bCs/>
          <w:sz w:val="24"/>
          <w:szCs w:val="24"/>
          <w:u w:val="single"/>
        </w:rPr>
      </w:pPr>
    </w:p>
    <w:p w14:paraId="51E4132D" w14:textId="77777777" w:rsidR="009805C1" w:rsidRDefault="009805C1" w:rsidP="009805C1">
      <w:pPr>
        <w:rPr>
          <w:rFonts w:ascii="Times New Roman" w:hAnsi="Times New Roman" w:cs="Times New Roman"/>
          <w:b/>
          <w:bCs/>
          <w:sz w:val="24"/>
          <w:szCs w:val="24"/>
          <w:u w:val="single"/>
        </w:rPr>
      </w:pPr>
    </w:p>
    <w:p w14:paraId="35C08F99" w14:textId="77777777" w:rsidR="009805C1" w:rsidRPr="008B0DC2" w:rsidRDefault="009805C1" w:rsidP="009805C1">
      <w:pPr>
        <w:rPr>
          <w:rFonts w:ascii="Times New Roman" w:hAnsi="Times New Roman" w:cs="Times New Roman"/>
          <w:b/>
          <w:bCs/>
          <w:sz w:val="24"/>
          <w:szCs w:val="24"/>
          <w:u w:val="single"/>
        </w:rPr>
      </w:pPr>
    </w:p>
    <w:p w14:paraId="67390574" w14:textId="77777777" w:rsidR="00857CB8" w:rsidRDefault="00857CB8">
      <w:pPr>
        <w:spacing w:after="160" w:line="259" w:lineRule="auto"/>
        <w:rPr>
          <w:ins w:id="2" w:author="Lise Lecours" w:date="2024-10-30T11:58:00Z" w16du:dateUtc="2024-10-30T15:58:00Z"/>
          <w:rFonts w:ascii="Times New Roman" w:hAnsi="Times New Roman" w:cs="Times New Roman"/>
          <w:b/>
          <w:bCs/>
          <w:sz w:val="24"/>
          <w:szCs w:val="24"/>
          <w:u w:val="single"/>
        </w:rPr>
      </w:pPr>
      <w:ins w:id="3" w:author="Lise Lecours" w:date="2024-10-30T11:58:00Z" w16du:dateUtc="2024-10-30T15:58:00Z">
        <w:r>
          <w:rPr>
            <w:rFonts w:ascii="Times New Roman" w:hAnsi="Times New Roman" w:cs="Times New Roman"/>
            <w:b/>
            <w:bCs/>
            <w:sz w:val="24"/>
            <w:szCs w:val="24"/>
            <w:u w:val="single"/>
          </w:rPr>
          <w:br w:type="page"/>
        </w:r>
      </w:ins>
    </w:p>
    <w:p w14:paraId="3751A9CA" w14:textId="7785E898" w:rsidR="009805C1" w:rsidRDefault="009805C1" w:rsidP="009805C1">
      <w:pPr>
        <w:rPr>
          <w:rFonts w:ascii="Times New Roman" w:hAnsi="Times New Roman" w:cs="Times New Roman"/>
          <w:b/>
          <w:bCs/>
          <w:sz w:val="24"/>
          <w:szCs w:val="24"/>
          <w:u w:val="single"/>
        </w:rPr>
      </w:pPr>
      <w:r w:rsidRPr="008B0DC2">
        <w:rPr>
          <w:rFonts w:ascii="Times New Roman" w:hAnsi="Times New Roman" w:cs="Times New Roman"/>
          <w:b/>
          <w:bCs/>
          <w:sz w:val="24"/>
          <w:szCs w:val="24"/>
          <w:u w:val="single"/>
        </w:rPr>
        <w:lastRenderedPageBreak/>
        <w:t>Situation #2 : Employée positive dans l’équipe, mais peu efficace</w:t>
      </w:r>
    </w:p>
    <w:p w14:paraId="52EB6F9E" w14:textId="77777777" w:rsidR="009805C1" w:rsidRPr="008B0DC2" w:rsidRDefault="009805C1" w:rsidP="009805C1">
      <w:pPr>
        <w:rPr>
          <w:rFonts w:ascii="Times New Roman" w:hAnsi="Times New Roman" w:cs="Times New Roman"/>
          <w:sz w:val="24"/>
          <w:szCs w:val="24"/>
          <w:u w:val="single"/>
        </w:rPr>
      </w:pPr>
    </w:p>
    <w:tbl>
      <w:tblPr>
        <w:tblStyle w:val="Grilledutableau"/>
        <w:tblW w:w="8629" w:type="dxa"/>
        <w:tblLook w:val="04A0" w:firstRow="1" w:lastRow="0" w:firstColumn="1" w:lastColumn="0" w:noHBand="0" w:noVBand="1"/>
      </w:tblPr>
      <w:tblGrid>
        <w:gridCol w:w="4314"/>
        <w:gridCol w:w="4315"/>
      </w:tblGrid>
      <w:tr w:rsidR="009805C1" w14:paraId="1F40B2B3" w14:textId="77777777" w:rsidTr="007F4082">
        <w:trPr>
          <w:trHeight w:val="561"/>
        </w:trPr>
        <w:tc>
          <w:tcPr>
            <w:tcW w:w="8629" w:type="dxa"/>
            <w:gridSpan w:val="2"/>
          </w:tcPr>
          <w:p w14:paraId="2D25D3F2"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 xml:space="preserve">Situation </w:t>
            </w:r>
            <w:r>
              <w:rPr>
                <w:rFonts w:ascii="Times New Roman" w:hAnsi="Times New Roman" w:cs="Times New Roman"/>
                <w:b/>
                <w:bCs/>
                <w:sz w:val="24"/>
                <w:szCs w:val="24"/>
              </w:rPr>
              <w:t xml:space="preserve">#2 : </w:t>
            </w:r>
            <w:r w:rsidRPr="00C577E0">
              <w:rPr>
                <w:rFonts w:ascii="Times New Roman" w:hAnsi="Times New Roman" w:cs="Times New Roman"/>
                <w:b/>
                <w:bCs/>
                <w:sz w:val="24"/>
                <w:szCs w:val="24"/>
              </w:rPr>
              <w:t>Employée positive dans l’équipe, mais peu efficace</w:t>
            </w:r>
          </w:p>
        </w:tc>
      </w:tr>
      <w:tr w:rsidR="009805C1" w14:paraId="71A6D5C2" w14:textId="77777777" w:rsidTr="007F4082">
        <w:trPr>
          <w:trHeight w:val="1321"/>
        </w:trPr>
        <w:tc>
          <w:tcPr>
            <w:tcW w:w="8629" w:type="dxa"/>
            <w:gridSpan w:val="2"/>
          </w:tcPr>
          <w:p w14:paraId="101430F5" w14:textId="77777777" w:rsidR="009805C1" w:rsidRDefault="009805C1" w:rsidP="007F4082">
            <w:pPr>
              <w:spacing w:line="360" w:lineRule="auto"/>
              <w:jc w:val="both"/>
              <w:rPr>
                <w:rFonts w:ascii="Times New Roman" w:hAnsi="Times New Roman" w:cs="Times New Roman"/>
                <w:sz w:val="24"/>
                <w:szCs w:val="24"/>
              </w:rPr>
            </w:pPr>
            <w:r w:rsidRPr="002900FA">
              <w:rPr>
                <w:rFonts w:ascii="Times New Roman" w:hAnsi="Times New Roman" w:cs="Times New Roman"/>
                <w:sz w:val="24"/>
                <w:szCs w:val="24"/>
              </w:rPr>
              <w:t>J</w:t>
            </w:r>
            <w:r>
              <w:rPr>
                <w:rFonts w:ascii="Times New Roman" w:hAnsi="Times New Roman" w:cs="Times New Roman"/>
                <w:sz w:val="24"/>
                <w:szCs w:val="24"/>
              </w:rPr>
              <w:t xml:space="preserve">ulie est </w:t>
            </w:r>
            <w:r w:rsidRPr="002900FA">
              <w:rPr>
                <w:rFonts w:ascii="Times New Roman" w:hAnsi="Times New Roman" w:cs="Times New Roman"/>
                <w:sz w:val="24"/>
                <w:szCs w:val="24"/>
              </w:rPr>
              <w:t>un</w:t>
            </w:r>
            <w:r>
              <w:rPr>
                <w:rFonts w:ascii="Times New Roman" w:hAnsi="Times New Roman" w:cs="Times New Roman"/>
                <w:sz w:val="24"/>
                <w:szCs w:val="24"/>
              </w:rPr>
              <w:t>e</w:t>
            </w:r>
            <w:r w:rsidRPr="002900FA">
              <w:rPr>
                <w:rFonts w:ascii="Times New Roman" w:hAnsi="Times New Roman" w:cs="Times New Roman"/>
                <w:sz w:val="24"/>
                <w:szCs w:val="24"/>
              </w:rPr>
              <w:t xml:space="preserve"> employé</w:t>
            </w:r>
            <w:r>
              <w:rPr>
                <w:rFonts w:ascii="Times New Roman" w:hAnsi="Times New Roman" w:cs="Times New Roman"/>
                <w:sz w:val="24"/>
                <w:szCs w:val="24"/>
              </w:rPr>
              <w:t>e</w:t>
            </w:r>
            <w:r w:rsidRPr="002900FA">
              <w:rPr>
                <w:rFonts w:ascii="Times New Roman" w:hAnsi="Times New Roman" w:cs="Times New Roman"/>
                <w:sz w:val="24"/>
                <w:szCs w:val="24"/>
              </w:rPr>
              <w:t xml:space="preserve"> très positi</w:t>
            </w:r>
            <w:r>
              <w:rPr>
                <w:rFonts w:ascii="Times New Roman" w:hAnsi="Times New Roman" w:cs="Times New Roman"/>
                <w:sz w:val="24"/>
                <w:szCs w:val="24"/>
              </w:rPr>
              <w:t>ve</w:t>
            </w:r>
            <w:r w:rsidRPr="002900FA">
              <w:rPr>
                <w:rFonts w:ascii="Times New Roman" w:hAnsi="Times New Roman" w:cs="Times New Roman"/>
                <w:sz w:val="24"/>
                <w:szCs w:val="24"/>
              </w:rPr>
              <w:t xml:space="preserve"> dans l’équipe</w:t>
            </w:r>
            <w:r>
              <w:rPr>
                <w:rFonts w:ascii="Times New Roman" w:hAnsi="Times New Roman" w:cs="Times New Roman"/>
                <w:sz w:val="24"/>
                <w:szCs w:val="24"/>
              </w:rPr>
              <w:t>.</w:t>
            </w:r>
            <w:r w:rsidRPr="002900FA">
              <w:rPr>
                <w:rFonts w:ascii="Times New Roman" w:hAnsi="Times New Roman" w:cs="Times New Roman"/>
                <w:sz w:val="24"/>
                <w:szCs w:val="24"/>
              </w:rPr>
              <w:t xml:space="preserve"> </w:t>
            </w:r>
            <w:r>
              <w:rPr>
                <w:rFonts w:ascii="Times New Roman" w:hAnsi="Times New Roman" w:cs="Times New Roman"/>
                <w:sz w:val="24"/>
                <w:szCs w:val="24"/>
              </w:rPr>
              <w:t>Elle</w:t>
            </w:r>
            <w:r w:rsidRPr="002900FA">
              <w:rPr>
                <w:rFonts w:ascii="Times New Roman" w:hAnsi="Times New Roman" w:cs="Times New Roman"/>
                <w:sz w:val="24"/>
                <w:szCs w:val="24"/>
              </w:rPr>
              <w:t xml:space="preserve"> est impliqué</w:t>
            </w:r>
            <w:r>
              <w:rPr>
                <w:rFonts w:ascii="Times New Roman" w:hAnsi="Times New Roman" w:cs="Times New Roman"/>
                <w:sz w:val="24"/>
                <w:szCs w:val="24"/>
              </w:rPr>
              <w:t>e</w:t>
            </w:r>
            <w:r w:rsidRPr="002900FA">
              <w:rPr>
                <w:rFonts w:ascii="Times New Roman" w:hAnsi="Times New Roman" w:cs="Times New Roman"/>
                <w:sz w:val="24"/>
                <w:szCs w:val="24"/>
              </w:rPr>
              <w:t xml:space="preserve"> dans les réunions et exerce une influence positive sur ses collègues.  </w:t>
            </w:r>
            <w:r>
              <w:rPr>
                <w:rFonts w:ascii="Times New Roman" w:hAnsi="Times New Roman" w:cs="Times New Roman"/>
                <w:sz w:val="24"/>
                <w:szCs w:val="24"/>
              </w:rPr>
              <w:t>Toutefois</w:t>
            </w:r>
            <w:r w:rsidRPr="002900FA">
              <w:rPr>
                <w:rFonts w:ascii="Times New Roman" w:hAnsi="Times New Roman" w:cs="Times New Roman"/>
                <w:sz w:val="24"/>
                <w:szCs w:val="24"/>
              </w:rPr>
              <w:t xml:space="preserve">, </w:t>
            </w:r>
            <w:r>
              <w:rPr>
                <w:rFonts w:ascii="Times New Roman" w:hAnsi="Times New Roman" w:cs="Times New Roman"/>
                <w:sz w:val="24"/>
                <w:szCs w:val="24"/>
              </w:rPr>
              <w:t xml:space="preserve">elle bavarde souvent avec ses collègues, ce qui l’amène à avoir de la difficulté à respecter les échéanciers des projets qui lui sont confiés. </w:t>
            </w:r>
          </w:p>
        </w:tc>
      </w:tr>
      <w:tr w:rsidR="009805C1" w14:paraId="0693D76A" w14:textId="77777777" w:rsidTr="007F4082">
        <w:trPr>
          <w:trHeight w:val="472"/>
        </w:trPr>
        <w:tc>
          <w:tcPr>
            <w:tcW w:w="8629" w:type="dxa"/>
            <w:gridSpan w:val="2"/>
          </w:tcPr>
          <w:p w14:paraId="28635A81"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Scénario 1</w:t>
            </w:r>
          </w:p>
        </w:tc>
      </w:tr>
      <w:tr w:rsidR="009805C1" w14:paraId="0A02660D" w14:textId="77777777" w:rsidTr="007F4082">
        <w:trPr>
          <w:trHeight w:val="423"/>
        </w:trPr>
        <w:tc>
          <w:tcPr>
            <w:tcW w:w="4314" w:type="dxa"/>
          </w:tcPr>
          <w:p w14:paraId="70BBBB19"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6D0593C2"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savez que…</w:t>
            </w:r>
          </w:p>
        </w:tc>
      </w:tr>
      <w:tr w:rsidR="009805C1" w14:paraId="77DFE0C3" w14:textId="77777777" w:rsidTr="007F4082">
        <w:trPr>
          <w:trHeight w:val="1247"/>
        </w:trPr>
        <w:tc>
          <w:tcPr>
            <w:tcW w:w="4314" w:type="dxa"/>
          </w:tcPr>
          <w:p w14:paraId="1911BBD8" w14:textId="77777777" w:rsidR="009805C1" w:rsidRDefault="009805C1" w:rsidP="007F4082">
            <w:pPr>
              <w:spacing w:line="360" w:lineRule="auto"/>
              <w:jc w:val="both"/>
              <w:rPr>
                <w:rFonts w:ascii="Times New Roman" w:hAnsi="Times New Roman" w:cs="Times New Roman"/>
                <w:sz w:val="24"/>
                <w:szCs w:val="24"/>
              </w:rPr>
            </w:pPr>
            <w:r w:rsidRPr="009D4A6F">
              <w:rPr>
                <w:rFonts w:ascii="Times New Roman" w:hAnsi="Times New Roman" w:cs="Times New Roman"/>
                <w:sz w:val="24"/>
                <w:szCs w:val="24"/>
              </w:rPr>
              <w:t>Féliciter Julie pour ses forces tout en lui parlant de vos préoccupations concernant sa prestation de travail.</w:t>
            </w:r>
          </w:p>
        </w:tc>
        <w:tc>
          <w:tcPr>
            <w:tcW w:w="4315" w:type="dxa"/>
          </w:tcPr>
          <w:p w14:paraId="58600D02" w14:textId="77777777" w:rsidR="009805C1" w:rsidRDefault="009805C1" w:rsidP="007F4082">
            <w:pPr>
              <w:spacing w:line="360" w:lineRule="auto"/>
              <w:jc w:val="both"/>
              <w:rPr>
                <w:rFonts w:ascii="Times New Roman" w:hAnsi="Times New Roman" w:cs="Times New Roman"/>
                <w:sz w:val="24"/>
                <w:szCs w:val="24"/>
              </w:rPr>
            </w:pPr>
            <w:r w:rsidRPr="006653A9">
              <w:rPr>
                <w:rFonts w:ascii="Times New Roman" w:hAnsi="Times New Roman" w:cs="Times New Roman"/>
                <w:sz w:val="24"/>
                <w:szCs w:val="24"/>
              </w:rPr>
              <w:t>Elle n’a pas réussi à livrer deux de ses projets le mois dernier.</w:t>
            </w:r>
          </w:p>
        </w:tc>
      </w:tr>
      <w:tr w:rsidR="009805C1" w14:paraId="433EC11F" w14:textId="77777777" w:rsidTr="007F4082">
        <w:trPr>
          <w:trHeight w:val="215"/>
        </w:trPr>
        <w:tc>
          <w:tcPr>
            <w:tcW w:w="8629" w:type="dxa"/>
            <w:gridSpan w:val="2"/>
          </w:tcPr>
          <w:p w14:paraId="62BE8D47" w14:textId="77777777" w:rsidR="009805C1" w:rsidRPr="006653A9" w:rsidRDefault="009805C1" w:rsidP="007F4082">
            <w:pPr>
              <w:spacing w:line="360" w:lineRule="auto"/>
              <w:jc w:val="center"/>
              <w:rPr>
                <w:rFonts w:ascii="Times New Roman" w:hAnsi="Times New Roman" w:cs="Times New Roman"/>
                <w:sz w:val="24"/>
                <w:szCs w:val="24"/>
              </w:rPr>
            </w:pPr>
            <w:r w:rsidRPr="00A23995">
              <w:rPr>
                <w:rFonts w:ascii="Times New Roman" w:hAnsi="Times New Roman" w:cs="Times New Roman"/>
                <w:b/>
                <w:bCs/>
                <w:sz w:val="24"/>
                <w:szCs w:val="24"/>
              </w:rPr>
              <w:t>Échelle de Likert</w:t>
            </w:r>
          </w:p>
        </w:tc>
      </w:tr>
      <w:tr w:rsidR="009805C1" w14:paraId="2A4774C3" w14:textId="77777777" w:rsidTr="007F4082">
        <w:trPr>
          <w:trHeight w:val="79"/>
        </w:trPr>
        <w:tc>
          <w:tcPr>
            <w:tcW w:w="8629" w:type="dxa"/>
            <w:gridSpan w:val="2"/>
          </w:tcPr>
          <w:p w14:paraId="5983A46B" w14:textId="77777777" w:rsidR="009805C1" w:rsidRPr="006653A9" w:rsidRDefault="009805C1" w:rsidP="007F4082">
            <w:pPr>
              <w:spacing w:line="360" w:lineRule="auto"/>
              <w:jc w:val="both"/>
              <w:rPr>
                <w:rFonts w:ascii="Times New Roman" w:hAnsi="Times New Roman" w:cs="Times New Roman"/>
                <w:sz w:val="24"/>
                <w:szCs w:val="24"/>
              </w:rPr>
            </w:pPr>
            <w:r w:rsidRPr="001D60AE">
              <w:rPr>
                <w:rFonts w:ascii="Times New Roman" w:hAnsi="Times New Roman" w:cs="Times New Roman"/>
                <w:sz w:val="24"/>
                <w:szCs w:val="24"/>
              </w:rPr>
              <w:t>Votre hypothèse ou option en est :</w:t>
            </w:r>
          </w:p>
        </w:tc>
      </w:tr>
      <w:tr w:rsidR="009805C1" w14:paraId="11B3FC02" w14:textId="77777777" w:rsidTr="007F4082">
        <w:trPr>
          <w:trHeight w:val="79"/>
        </w:trPr>
        <w:tc>
          <w:tcPr>
            <w:tcW w:w="8629" w:type="dxa"/>
            <w:gridSpan w:val="2"/>
          </w:tcPr>
          <w:p w14:paraId="12573928"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 xml:space="preserve">Fortement affaiblie </w:t>
            </w:r>
          </w:p>
          <w:p w14:paraId="37385E9E"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Affaiblie</w:t>
            </w:r>
          </w:p>
          <w:p w14:paraId="089297E3"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Inchangée</w:t>
            </w:r>
          </w:p>
          <w:p w14:paraId="7AD993B0" w14:textId="77777777" w:rsidR="009805C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Renforcée</w:t>
            </w:r>
          </w:p>
          <w:p w14:paraId="0803B7EF" w14:textId="77777777" w:rsidR="009805C1" w:rsidRPr="006854FC" w:rsidRDefault="009805C1" w:rsidP="009805C1">
            <w:pPr>
              <w:pStyle w:val="Paragraphedeliste"/>
              <w:numPr>
                <w:ilvl w:val="0"/>
                <w:numId w:val="15"/>
              </w:numPr>
              <w:spacing w:after="160" w:line="360" w:lineRule="auto"/>
              <w:rPr>
                <w:rFonts w:ascii="Times New Roman" w:hAnsi="Times New Roman" w:cs="Times New Roman"/>
                <w:sz w:val="24"/>
                <w:szCs w:val="24"/>
              </w:rPr>
            </w:pPr>
            <w:r w:rsidRPr="00627792">
              <w:rPr>
                <w:rFonts w:ascii="Times New Roman" w:hAnsi="Times New Roman" w:cs="Times New Roman"/>
                <w:sz w:val="24"/>
                <w:szCs w:val="24"/>
              </w:rPr>
              <w:t>Fortement renforcée</w:t>
            </w:r>
          </w:p>
        </w:tc>
      </w:tr>
      <w:tr w:rsidR="009805C1" w14:paraId="26FCA625" w14:textId="77777777" w:rsidTr="007F4082">
        <w:trPr>
          <w:trHeight w:val="79"/>
        </w:trPr>
        <w:tc>
          <w:tcPr>
            <w:tcW w:w="8629" w:type="dxa"/>
            <w:gridSpan w:val="2"/>
          </w:tcPr>
          <w:p w14:paraId="40D78456" w14:textId="77777777" w:rsidR="009805C1" w:rsidRPr="001D60AE" w:rsidRDefault="009805C1" w:rsidP="007F4082">
            <w:pPr>
              <w:spacing w:line="360" w:lineRule="auto"/>
              <w:jc w:val="center"/>
              <w:rPr>
                <w:rFonts w:ascii="Times New Roman" w:hAnsi="Times New Roman" w:cs="Times New Roman"/>
                <w:sz w:val="24"/>
                <w:szCs w:val="24"/>
              </w:rPr>
            </w:pPr>
            <w:r w:rsidRPr="00937E36">
              <w:rPr>
                <w:rFonts w:ascii="Times New Roman" w:hAnsi="Times New Roman" w:cs="Times New Roman"/>
                <w:b/>
                <w:bCs/>
                <w:sz w:val="24"/>
                <w:szCs w:val="24"/>
              </w:rPr>
              <w:t>Réponse anticipée par l’experte de contenu</w:t>
            </w:r>
          </w:p>
        </w:tc>
      </w:tr>
      <w:tr w:rsidR="009805C1" w14:paraId="123E5B69" w14:textId="77777777" w:rsidTr="007F4082">
        <w:trPr>
          <w:trHeight w:val="79"/>
        </w:trPr>
        <w:tc>
          <w:tcPr>
            <w:tcW w:w="8629" w:type="dxa"/>
            <w:gridSpan w:val="2"/>
          </w:tcPr>
          <w:p w14:paraId="457E972F"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Affaiblie</w:t>
            </w:r>
          </w:p>
          <w:p w14:paraId="247AB354" w14:textId="77777777" w:rsidR="009805C1" w:rsidRPr="001D60AE"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215378">
              <w:rPr>
                <w:rFonts w:ascii="Times New Roman" w:hAnsi="Times New Roman" w:cs="Times New Roman"/>
                <w:sz w:val="24"/>
                <w:szCs w:val="24"/>
              </w:rPr>
              <w:t>Je vais la rencontrer afin d'adresser la situation et clarifier mes attentes en lien avec ses tâches et responsabilités. Je vais possiblement faire de la reconnaissance dans un autre contexte afin de séparer mes deux messages.</w:t>
            </w:r>
          </w:p>
        </w:tc>
      </w:tr>
      <w:tr w:rsidR="009805C1" w14:paraId="6E4B291A" w14:textId="77777777" w:rsidTr="007F4082">
        <w:trPr>
          <w:trHeight w:val="79"/>
        </w:trPr>
        <w:tc>
          <w:tcPr>
            <w:tcW w:w="8629" w:type="dxa"/>
            <w:gridSpan w:val="2"/>
          </w:tcPr>
          <w:p w14:paraId="7D457FF7" w14:textId="77777777" w:rsidR="009805C1" w:rsidRPr="001D60AE" w:rsidRDefault="009805C1" w:rsidP="007F4082">
            <w:pPr>
              <w:spacing w:line="360" w:lineRule="auto"/>
              <w:jc w:val="center"/>
              <w:rPr>
                <w:rFonts w:ascii="Times New Roman" w:hAnsi="Times New Roman" w:cs="Times New Roman"/>
                <w:sz w:val="24"/>
                <w:szCs w:val="24"/>
              </w:rPr>
            </w:pPr>
            <w:r w:rsidRPr="00D67DD4">
              <w:rPr>
                <w:rFonts w:ascii="Times New Roman" w:hAnsi="Times New Roman" w:cs="Times New Roman"/>
                <w:b/>
                <w:bCs/>
                <w:sz w:val="24"/>
                <w:szCs w:val="24"/>
              </w:rPr>
              <w:t>Réponses des panélistes</w:t>
            </w:r>
          </w:p>
        </w:tc>
      </w:tr>
      <w:tr w:rsidR="009805C1" w14:paraId="0E4A0809" w14:textId="77777777" w:rsidTr="007F4082">
        <w:trPr>
          <w:trHeight w:val="79"/>
        </w:trPr>
        <w:tc>
          <w:tcPr>
            <w:tcW w:w="8629" w:type="dxa"/>
            <w:gridSpan w:val="2"/>
          </w:tcPr>
          <w:p w14:paraId="5474CCBF" w14:textId="77777777" w:rsidR="009805C1" w:rsidRDefault="009805C1" w:rsidP="007F4082">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Panéliste #2</w:t>
            </w:r>
          </w:p>
          <w:p w14:paraId="1FDF906F" w14:textId="77777777" w:rsidR="009805C1" w:rsidRPr="006854FC" w:rsidRDefault="009805C1" w:rsidP="007F4082">
            <w:pPr>
              <w:spacing w:line="360" w:lineRule="auto"/>
              <w:jc w:val="both"/>
              <w:rPr>
                <w:rFonts w:ascii="Times New Roman" w:hAnsi="Times New Roman" w:cs="Times New Roman"/>
                <w:sz w:val="24"/>
                <w:szCs w:val="24"/>
              </w:rPr>
            </w:pPr>
            <w:r w:rsidRPr="006854FC">
              <w:rPr>
                <w:rFonts w:ascii="Times New Roman" w:hAnsi="Times New Roman" w:cs="Times New Roman"/>
                <w:sz w:val="24"/>
                <w:szCs w:val="24"/>
              </w:rPr>
              <w:t xml:space="preserve">Réponse : </w:t>
            </w:r>
            <w:r>
              <w:rPr>
                <w:rFonts w:ascii="Times New Roman" w:hAnsi="Times New Roman" w:cs="Times New Roman"/>
                <w:sz w:val="24"/>
                <w:szCs w:val="24"/>
              </w:rPr>
              <w:t>Renforcée</w:t>
            </w:r>
          </w:p>
          <w:p w14:paraId="5EB4AC04" w14:textId="77777777" w:rsidR="009805C1" w:rsidRDefault="009805C1" w:rsidP="007F4082">
            <w:pPr>
              <w:spacing w:line="360" w:lineRule="auto"/>
              <w:jc w:val="both"/>
              <w:rPr>
                <w:rFonts w:ascii="Times New Roman" w:hAnsi="Times New Roman" w:cs="Times New Roman"/>
                <w:sz w:val="24"/>
                <w:szCs w:val="24"/>
              </w:rPr>
            </w:pPr>
            <w:r w:rsidRPr="006854FC">
              <w:rPr>
                <w:rFonts w:ascii="Times New Roman" w:hAnsi="Times New Roman" w:cs="Times New Roman"/>
                <w:sz w:val="24"/>
                <w:szCs w:val="24"/>
              </w:rPr>
              <w:t>Justification : Il est important de rencontrer Julie. Il est possible de la féliciter en effet, mais elle doit comprendre que ses projets à livrer demeurent sa priorité.</w:t>
            </w:r>
          </w:p>
          <w:p w14:paraId="54381069" w14:textId="77777777" w:rsidR="009805C1" w:rsidRPr="006854FC" w:rsidRDefault="009805C1" w:rsidP="007F4082">
            <w:pPr>
              <w:spacing w:line="360" w:lineRule="auto"/>
              <w:jc w:val="both"/>
              <w:rPr>
                <w:rFonts w:ascii="Times New Roman" w:hAnsi="Times New Roman" w:cs="Times New Roman"/>
                <w:sz w:val="24"/>
                <w:szCs w:val="24"/>
              </w:rPr>
            </w:pPr>
          </w:p>
          <w:p w14:paraId="05DA68C3" w14:textId="77777777" w:rsidR="009805C1" w:rsidRPr="00A876AE" w:rsidRDefault="009805C1" w:rsidP="007F4082">
            <w:pPr>
              <w:spacing w:line="360" w:lineRule="auto"/>
              <w:jc w:val="both"/>
              <w:rPr>
                <w:rFonts w:ascii="Times New Roman" w:hAnsi="Times New Roman" w:cs="Times New Roman"/>
                <w:sz w:val="24"/>
                <w:szCs w:val="24"/>
                <w:u w:val="single"/>
              </w:rPr>
            </w:pPr>
            <w:r w:rsidRPr="00A876AE">
              <w:rPr>
                <w:rFonts w:ascii="Times New Roman" w:hAnsi="Times New Roman" w:cs="Times New Roman"/>
                <w:sz w:val="24"/>
                <w:szCs w:val="24"/>
                <w:u w:val="single"/>
              </w:rPr>
              <w:lastRenderedPageBreak/>
              <w:t>Panéliste #3 </w:t>
            </w:r>
          </w:p>
          <w:p w14:paraId="26F1A16F"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Inchangée</w:t>
            </w:r>
          </w:p>
          <w:p w14:paraId="1ECAF9B1"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87013E">
              <w:rPr>
                <w:rFonts w:ascii="Times New Roman" w:hAnsi="Times New Roman" w:cs="Times New Roman"/>
                <w:sz w:val="24"/>
                <w:szCs w:val="24"/>
              </w:rPr>
              <w:t>Féliciter pour compétences comportementales et influence positive. Clarifier les attentes pour les échéances et faire un suivi serré.</w:t>
            </w:r>
          </w:p>
          <w:p w14:paraId="6BD9B106" w14:textId="77777777" w:rsidR="009805C1" w:rsidRDefault="009805C1" w:rsidP="007F4082">
            <w:pPr>
              <w:spacing w:line="360" w:lineRule="auto"/>
              <w:jc w:val="both"/>
              <w:rPr>
                <w:rFonts w:ascii="Times New Roman" w:hAnsi="Times New Roman" w:cs="Times New Roman"/>
                <w:sz w:val="24"/>
                <w:szCs w:val="24"/>
              </w:rPr>
            </w:pPr>
          </w:p>
          <w:p w14:paraId="19691616" w14:textId="77777777" w:rsidR="009805C1" w:rsidRPr="00316FD0" w:rsidRDefault="009805C1" w:rsidP="007F4082">
            <w:pPr>
              <w:spacing w:line="360" w:lineRule="auto"/>
              <w:jc w:val="both"/>
              <w:rPr>
                <w:rFonts w:ascii="Times New Roman" w:hAnsi="Times New Roman" w:cs="Times New Roman"/>
                <w:sz w:val="24"/>
                <w:szCs w:val="24"/>
                <w:u w:val="single"/>
              </w:rPr>
            </w:pPr>
            <w:r w:rsidRPr="00316FD0">
              <w:rPr>
                <w:rFonts w:ascii="Times New Roman" w:hAnsi="Times New Roman" w:cs="Times New Roman"/>
                <w:sz w:val="24"/>
                <w:szCs w:val="24"/>
                <w:u w:val="single"/>
              </w:rPr>
              <w:t xml:space="preserve">Panéliste #4 </w:t>
            </w:r>
          </w:p>
          <w:p w14:paraId="6F811AD6"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Inchangée</w:t>
            </w:r>
          </w:p>
          <w:p w14:paraId="46EF8392"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316FD0">
              <w:rPr>
                <w:rFonts w:ascii="Times New Roman" w:hAnsi="Times New Roman" w:cs="Times New Roman"/>
                <w:sz w:val="24"/>
                <w:szCs w:val="24"/>
              </w:rPr>
              <w:t>Étant donné qu’il s’agit d’un premier échange, je prendrais le temps de fournir un feedback complet, en mentionnant également les points forts. Je veillerais à bien expliquer la problématique et ses conséquences, y compris les délais non respectés.</w:t>
            </w:r>
          </w:p>
          <w:p w14:paraId="6D974D61" w14:textId="77777777" w:rsidR="009805C1" w:rsidRDefault="009805C1" w:rsidP="007F4082">
            <w:pPr>
              <w:spacing w:line="360" w:lineRule="auto"/>
              <w:jc w:val="both"/>
              <w:rPr>
                <w:rFonts w:ascii="Times New Roman" w:hAnsi="Times New Roman" w:cs="Times New Roman"/>
                <w:sz w:val="24"/>
                <w:szCs w:val="24"/>
              </w:rPr>
            </w:pPr>
          </w:p>
          <w:p w14:paraId="60807E2B" w14:textId="77777777" w:rsidR="009805C1" w:rsidRPr="00135B7D" w:rsidRDefault="009805C1" w:rsidP="007F4082">
            <w:pPr>
              <w:spacing w:line="360" w:lineRule="auto"/>
              <w:jc w:val="both"/>
              <w:rPr>
                <w:rFonts w:ascii="Times New Roman" w:hAnsi="Times New Roman" w:cs="Times New Roman"/>
                <w:sz w:val="24"/>
                <w:szCs w:val="24"/>
                <w:u w:val="single"/>
              </w:rPr>
            </w:pPr>
            <w:r w:rsidRPr="00135B7D">
              <w:rPr>
                <w:rFonts w:ascii="Times New Roman" w:hAnsi="Times New Roman" w:cs="Times New Roman"/>
                <w:sz w:val="24"/>
                <w:szCs w:val="24"/>
                <w:u w:val="single"/>
              </w:rPr>
              <w:t>Panéliste #5</w:t>
            </w:r>
          </w:p>
          <w:p w14:paraId="3C75223F"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Renforcée</w:t>
            </w:r>
          </w:p>
          <w:p w14:paraId="74AF9091" w14:textId="77777777" w:rsidR="009805C1" w:rsidRPr="001D60AE"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3A4FE9">
              <w:rPr>
                <w:rFonts w:ascii="Times New Roman" w:hAnsi="Times New Roman" w:cs="Times New Roman"/>
                <w:sz w:val="24"/>
                <w:szCs w:val="24"/>
              </w:rPr>
              <w:t>La rencontre avec Julie doit lui faire prendre conscience de son impact sur les autres et son travail et démontrer le tout avec des faits et son retard sur les projets.</w:t>
            </w:r>
          </w:p>
        </w:tc>
      </w:tr>
    </w:tbl>
    <w:tbl>
      <w:tblPr>
        <w:tblStyle w:val="Grilledutableau"/>
        <w:tblpPr w:leftFromText="141" w:rightFromText="141" w:vertAnchor="text" w:tblpY="74"/>
        <w:tblW w:w="0" w:type="auto"/>
        <w:tblLook w:val="04A0" w:firstRow="1" w:lastRow="0" w:firstColumn="1" w:lastColumn="0" w:noHBand="0" w:noVBand="1"/>
      </w:tblPr>
      <w:tblGrid>
        <w:gridCol w:w="4315"/>
        <w:gridCol w:w="4315"/>
      </w:tblGrid>
      <w:tr w:rsidR="009805C1" w:rsidRPr="00D001AA" w14:paraId="5C6D5C8F" w14:textId="77777777" w:rsidTr="007F4082">
        <w:trPr>
          <w:trHeight w:val="469"/>
        </w:trPr>
        <w:tc>
          <w:tcPr>
            <w:tcW w:w="8630" w:type="dxa"/>
            <w:gridSpan w:val="2"/>
          </w:tcPr>
          <w:p w14:paraId="4922F066"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lastRenderedPageBreak/>
              <w:t>Scénario 2</w:t>
            </w:r>
          </w:p>
        </w:tc>
      </w:tr>
      <w:tr w:rsidR="009805C1" w14:paraId="45462C3B" w14:textId="77777777" w:rsidTr="007F4082">
        <w:tc>
          <w:tcPr>
            <w:tcW w:w="4315" w:type="dxa"/>
          </w:tcPr>
          <w:p w14:paraId="6A84BC2E"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01340F93"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savez que…</w:t>
            </w:r>
          </w:p>
        </w:tc>
      </w:tr>
      <w:tr w:rsidR="009805C1" w14:paraId="19FFD0C0" w14:textId="77777777" w:rsidTr="007F4082">
        <w:tc>
          <w:tcPr>
            <w:tcW w:w="4315" w:type="dxa"/>
          </w:tcPr>
          <w:p w14:paraId="301BA542" w14:textId="77777777" w:rsidR="009805C1" w:rsidRDefault="009805C1" w:rsidP="007F4082">
            <w:pPr>
              <w:spacing w:line="360" w:lineRule="auto"/>
              <w:jc w:val="both"/>
              <w:rPr>
                <w:rFonts w:ascii="Times New Roman" w:hAnsi="Times New Roman" w:cs="Times New Roman"/>
                <w:sz w:val="24"/>
                <w:szCs w:val="24"/>
              </w:rPr>
            </w:pPr>
            <w:r w:rsidRPr="00F01D1D">
              <w:rPr>
                <w:rFonts w:ascii="Times New Roman" w:hAnsi="Times New Roman" w:cs="Times New Roman"/>
                <w:sz w:val="24"/>
                <w:szCs w:val="24"/>
              </w:rPr>
              <w:t>Faire une rencontre d’encadrement en lien avec la performance au travail et réitérer vos attentes face au projet.</w:t>
            </w:r>
          </w:p>
        </w:tc>
        <w:tc>
          <w:tcPr>
            <w:tcW w:w="4315" w:type="dxa"/>
          </w:tcPr>
          <w:p w14:paraId="2F9FA168" w14:textId="77777777" w:rsidR="009805C1" w:rsidRDefault="009805C1" w:rsidP="007F4082">
            <w:pPr>
              <w:spacing w:line="360" w:lineRule="auto"/>
              <w:jc w:val="both"/>
              <w:rPr>
                <w:rFonts w:ascii="Times New Roman" w:hAnsi="Times New Roman" w:cs="Times New Roman"/>
                <w:sz w:val="24"/>
                <w:szCs w:val="24"/>
              </w:rPr>
            </w:pPr>
            <w:r w:rsidRPr="00536BC5">
              <w:rPr>
                <w:rFonts w:ascii="Times New Roman" w:hAnsi="Times New Roman" w:cs="Times New Roman"/>
                <w:sz w:val="24"/>
                <w:szCs w:val="24"/>
              </w:rPr>
              <w:t>Julie est sensible et qu’elle prend les choses personnellement.</w:t>
            </w:r>
          </w:p>
        </w:tc>
      </w:tr>
      <w:tr w:rsidR="009805C1" w:rsidRPr="00D001AA" w14:paraId="18C5D964" w14:textId="77777777" w:rsidTr="007F4082">
        <w:trPr>
          <w:trHeight w:val="469"/>
        </w:trPr>
        <w:tc>
          <w:tcPr>
            <w:tcW w:w="8630" w:type="dxa"/>
            <w:gridSpan w:val="2"/>
          </w:tcPr>
          <w:p w14:paraId="05F8118C" w14:textId="77777777" w:rsidR="009805C1" w:rsidRPr="00D001AA" w:rsidRDefault="009805C1" w:rsidP="007F4082">
            <w:pPr>
              <w:spacing w:line="360" w:lineRule="auto"/>
              <w:jc w:val="center"/>
              <w:rPr>
                <w:rFonts w:ascii="Times New Roman" w:hAnsi="Times New Roman" w:cs="Times New Roman"/>
                <w:b/>
                <w:bCs/>
                <w:sz w:val="24"/>
                <w:szCs w:val="24"/>
              </w:rPr>
            </w:pPr>
            <w:r w:rsidRPr="00A23995">
              <w:rPr>
                <w:rFonts w:ascii="Times New Roman" w:hAnsi="Times New Roman" w:cs="Times New Roman"/>
                <w:b/>
                <w:bCs/>
                <w:sz w:val="24"/>
                <w:szCs w:val="24"/>
              </w:rPr>
              <w:t>Échelle de Likert</w:t>
            </w:r>
          </w:p>
        </w:tc>
      </w:tr>
      <w:tr w:rsidR="009805C1" w:rsidRPr="00D001AA" w14:paraId="7C1F803D" w14:textId="77777777" w:rsidTr="007F4082">
        <w:trPr>
          <w:trHeight w:val="469"/>
        </w:trPr>
        <w:tc>
          <w:tcPr>
            <w:tcW w:w="8630" w:type="dxa"/>
            <w:gridSpan w:val="2"/>
          </w:tcPr>
          <w:p w14:paraId="79318746" w14:textId="77777777" w:rsidR="009805C1" w:rsidRPr="00D001AA" w:rsidRDefault="009805C1" w:rsidP="007F4082">
            <w:pPr>
              <w:spacing w:line="360" w:lineRule="auto"/>
              <w:rPr>
                <w:rFonts w:ascii="Times New Roman" w:hAnsi="Times New Roman" w:cs="Times New Roman"/>
                <w:b/>
                <w:bCs/>
                <w:sz w:val="24"/>
                <w:szCs w:val="24"/>
              </w:rPr>
            </w:pPr>
            <w:r w:rsidRPr="001D60AE">
              <w:rPr>
                <w:rFonts w:ascii="Times New Roman" w:hAnsi="Times New Roman" w:cs="Times New Roman"/>
                <w:sz w:val="24"/>
                <w:szCs w:val="24"/>
              </w:rPr>
              <w:t>Votre hypothèse ou option en est :</w:t>
            </w:r>
          </w:p>
        </w:tc>
      </w:tr>
      <w:tr w:rsidR="009805C1" w:rsidRPr="00D001AA" w14:paraId="5094DCD3" w14:textId="77777777" w:rsidTr="007F4082">
        <w:trPr>
          <w:trHeight w:val="469"/>
        </w:trPr>
        <w:tc>
          <w:tcPr>
            <w:tcW w:w="8630" w:type="dxa"/>
            <w:gridSpan w:val="2"/>
          </w:tcPr>
          <w:p w14:paraId="5F878F15"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 xml:space="preserve">Fortement affaiblie </w:t>
            </w:r>
          </w:p>
          <w:p w14:paraId="6E88FA42"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Affaiblie</w:t>
            </w:r>
          </w:p>
          <w:p w14:paraId="17F5A9D2"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Inchangée</w:t>
            </w:r>
          </w:p>
          <w:p w14:paraId="468089DF" w14:textId="77777777" w:rsidR="009805C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Renforcée</w:t>
            </w:r>
          </w:p>
          <w:p w14:paraId="4C360CC6" w14:textId="77777777" w:rsidR="009805C1" w:rsidRPr="006F2075" w:rsidRDefault="009805C1" w:rsidP="009805C1">
            <w:pPr>
              <w:pStyle w:val="Paragraphedeliste"/>
              <w:numPr>
                <w:ilvl w:val="0"/>
                <w:numId w:val="15"/>
              </w:numPr>
              <w:spacing w:after="160" w:line="360" w:lineRule="auto"/>
              <w:rPr>
                <w:rFonts w:ascii="Times New Roman" w:hAnsi="Times New Roman" w:cs="Times New Roman"/>
                <w:sz w:val="24"/>
                <w:szCs w:val="24"/>
              </w:rPr>
            </w:pPr>
            <w:r w:rsidRPr="006F2075">
              <w:rPr>
                <w:rFonts w:ascii="Times New Roman" w:hAnsi="Times New Roman" w:cs="Times New Roman"/>
                <w:sz w:val="24"/>
                <w:szCs w:val="24"/>
              </w:rPr>
              <w:t>Fortement renforcée</w:t>
            </w:r>
          </w:p>
        </w:tc>
      </w:tr>
      <w:tr w:rsidR="009805C1" w:rsidRPr="00D001AA" w14:paraId="623BF4C4" w14:textId="77777777" w:rsidTr="007F4082">
        <w:trPr>
          <w:trHeight w:val="469"/>
        </w:trPr>
        <w:tc>
          <w:tcPr>
            <w:tcW w:w="8630" w:type="dxa"/>
            <w:gridSpan w:val="2"/>
          </w:tcPr>
          <w:p w14:paraId="79E85CC5" w14:textId="77777777" w:rsidR="009805C1" w:rsidRPr="00D001AA"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 anticipée par l’experte de contenu</w:t>
            </w:r>
          </w:p>
        </w:tc>
      </w:tr>
      <w:tr w:rsidR="009805C1" w:rsidRPr="00D001AA" w14:paraId="09CCCE74" w14:textId="77777777" w:rsidTr="007F4082">
        <w:trPr>
          <w:trHeight w:val="469"/>
        </w:trPr>
        <w:tc>
          <w:tcPr>
            <w:tcW w:w="8630" w:type="dxa"/>
            <w:gridSpan w:val="2"/>
          </w:tcPr>
          <w:p w14:paraId="3129DF24" w14:textId="77777777" w:rsidR="009805C1" w:rsidRPr="001618B9" w:rsidRDefault="009805C1" w:rsidP="007F4082">
            <w:pPr>
              <w:spacing w:line="360" w:lineRule="auto"/>
              <w:jc w:val="both"/>
              <w:rPr>
                <w:rFonts w:ascii="Times New Roman" w:hAnsi="Times New Roman" w:cs="Times New Roman"/>
                <w:sz w:val="24"/>
                <w:szCs w:val="24"/>
              </w:rPr>
            </w:pPr>
            <w:r w:rsidRPr="001618B9">
              <w:rPr>
                <w:rFonts w:ascii="Times New Roman" w:hAnsi="Times New Roman" w:cs="Times New Roman"/>
                <w:sz w:val="24"/>
                <w:szCs w:val="24"/>
              </w:rPr>
              <w:t>Réponse</w:t>
            </w:r>
            <w:r>
              <w:rPr>
                <w:rFonts w:ascii="Times New Roman" w:hAnsi="Times New Roman" w:cs="Times New Roman"/>
                <w:sz w:val="24"/>
                <w:szCs w:val="24"/>
              </w:rPr>
              <w:t> : Inchangée</w:t>
            </w:r>
          </w:p>
          <w:p w14:paraId="2E623D0C" w14:textId="77777777" w:rsidR="009805C1" w:rsidRPr="00D001AA" w:rsidRDefault="009805C1" w:rsidP="007F4082">
            <w:pPr>
              <w:spacing w:line="360" w:lineRule="auto"/>
              <w:jc w:val="both"/>
              <w:rPr>
                <w:rFonts w:ascii="Times New Roman" w:hAnsi="Times New Roman" w:cs="Times New Roman"/>
                <w:b/>
                <w:bCs/>
                <w:sz w:val="24"/>
                <w:szCs w:val="24"/>
              </w:rPr>
            </w:pPr>
            <w:r w:rsidRPr="001618B9">
              <w:rPr>
                <w:rFonts w:ascii="Times New Roman" w:hAnsi="Times New Roman" w:cs="Times New Roman"/>
                <w:sz w:val="24"/>
                <w:szCs w:val="24"/>
              </w:rPr>
              <w:lastRenderedPageBreak/>
              <w:t>Justification</w:t>
            </w:r>
            <w:r>
              <w:rPr>
                <w:rFonts w:ascii="Times New Roman" w:hAnsi="Times New Roman" w:cs="Times New Roman"/>
                <w:sz w:val="24"/>
                <w:szCs w:val="24"/>
              </w:rPr>
              <w:t xml:space="preserve"> : </w:t>
            </w:r>
            <w:r w:rsidRPr="00130651">
              <w:rPr>
                <w:rFonts w:ascii="Roboto" w:hAnsi="Roboto"/>
                <w:spacing w:val="2"/>
                <w:shd w:val="clear" w:color="auto" w:fill="FFFFFF"/>
              </w:rPr>
              <w:t xml:space="preserve"> </w:t>
            </w:r>
            <w:r w:rsidRPr="00130651">
              <w:rPr>
                <w:rFonts w:ascii="Times New Roman" w:hAnsi="Times New Roman" w:cs="Times New Roman"/>
                <w:sz w:val="24"/>
                <w:szCs w:val="24"/>
              </w:rPr>
              <w:t>Je me concentre sur ce que je vais adresser comme observation et comment je vais le communiquer à Julie. Je tiens compte de sa sensibilité</w:t>
            </w:r>
            <w:r>
              <w:rPr>
                <w:rFonts w:ascii="Times New Roman" w:hAnsi="Times New Roman" w:cs="Times New Roman"/>
                <w:sz w:val="24"/>
                <w:szCs w:val="24"/>
              </w:rPr>
              <w:t>,</w:t>
            </w:r>
            <w:r w:rsidRPr="00130651">
              <w:rPr>
                <w:rFonts w:ascii="Times New Roman" w:hAnsi="Times New Roman" w:cs="Times New Roman"/>
                <w:sz w:val="24"/>
                <w:szCs w:val="24"/>
              </w:rPr>
              <w:t xml:space="preserve"> mais j'adresse tout de même la situation.</w:t>
            </w:r>
          </w:p>
        </w:tc>
      </w:tr>
      <w:tr w:rsidR="009805C1" w:rsidRPr="00D001AA" w14:paraId="03E8C004" w14:textId="77777777" w:rsidTr="007F4082">
        <w:trPr>
          <w:trHeight w:val="469"/>
        </w:trPr>
        <w:tc>
          <w:tcPr>
            <w:tcW w:w="8630" w:type="dxa"/>
            <w:gridSpan w:val="2"/>
          </w:tcPr>
          <w:p w14:paraId="1118EA7F" w14:textId="77777777" w:rsidR="009805C1" w:rsidRPr="002D165D" w:rsidRDefault="009805C1" w:rsidP="007F4082">
            <w:pPr>
              <w:spacing w:line="360" w:lineRule="auto"/>
              <w:jc w:val="center"/>
              <w:rPr>
                <w:rFonts w:ascii="Times New Roman" w:hAnsi="Times New Roman" w:cs="Times New Roman"/>
                <w:sz w:val="24"/>
                <w:szCs w:val="24"/>
              </w:rPr>
            </w:pPr>
            <w:r w:rsidRPr="00D67DD4">
              <w:rPr>
                <w:rFonts w:ascii="Times New Roman" w:hAnsi="Times New Roman" w:cs="Times New Roman"/>
                <w:b/>
                <w:bCs/>
                <w:sz w:val="24"/>
                <w:szCs w:val="24"/>
              </w:rPr>
              <w:lastRenderedPageBreak/>
              <w:t>Réponses des panélistes</w:t>
            </w:r>
          </w:p>
        </w:tc>
      </w:tr>
      <w:tr w:rsidR="009805C1" w:rsidRPr="00D001AA" w14:paraId="07991DB6" w14:textId="77777777" w:rsidTr="007F4082">
        <w:trPr>
          <w:trHeight w:val="469"/>
        </w:trPr>
        <w:tc>
          <w:tcPr>
            <w:tcW w:w="8630" w:type="dxa"/>
            <w:gridSpan w:val="2"/>
          </w:tcPr>
          <w:p w14:paraId="131AFD92" w14:textId="77777777" w:rsidR="009805C1" w:rsidRDefault="009805C1" w:rsidP="007F4082">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Panéliste #2</w:t>
            </w:r>
          </w:p>
          <w:p w14:paraId="0D7E92A6" w14:textId="77777777" w:rsidR="009805C1" w:rsidRPr="000E5EE9" w:rsidRDefault="009805C1" w:rsidP="007F4082">
            <w:pPr>
              <w:spacing w:line="360" w:lineRule="auto"/>
              <w:rPr>
                <w:rFonts w:ascii="Times New Roman" w:hAnsi="Times New Roman" w:cs="Times New Roman"/>
                <w:sz w:val="24"/>
                <w:szCs w:val="24"/>
              </w:rPr>
            </w:pPr>
            <w:r w:rsidRPr="000E5EE9">
              <w:rPr>
                <w:rFonts w:ascii="Times New Roman" w:hAnsi="Times New Roman" w:cs="Times New Roman"/>
                <w:sz w:val="24"/>
                <w:szCs w:val="24"/>
              </w:rPr>
              <w:t>Réponse : Fortement renforcée</w:t>
            </w:r>
          </w:p>
          <w:p w14:paraId="4BCC9E28" w14:textId="77777777" w:rsidR="009805C1" w:rsidRDefault="009805C1" w:rsidP="007F4082">
            <w:pPr>
              <w:spacing w:line="360" w:lineRule="auto"/>
              <w:rPr>
                <w:rFonts w:ascii="Times New Roman" w:hAnsi="Times New Roman" w:cs="Times New Roman"/>
                <w:sz w:val="24"/>
                <w:szCs w:val="24"/>
              </w:rPr>
            </w:pPr>
            <w:r w:rsidRPr="000E5EE9">
              <w:rPr>
                <w:rFonts w:ascii="Times New Roman" w:hAnsi="Times New Roman" w:cs="Times New Roman"/>
                <w:sz w:val="24"/>
                <w:szCs w:val="24"/>
              </w:rPr>
              <w:t xml:space="preserve">Justification : </w:t>
            </w:r>
            <w:r w:rsidRPr="000E5EE9">
              <w:rPr>
                <w:rFonts w:ascii="Roboto" w:hAnsi="Roboto"/>
                <w:spacing w:val="2"/>
                <w:shd w:val="clear" w:color="auto" w:fill="FFFFFF"/>
              </w:rPr>
              <w:t xml:space="preserve"> </w:t>
            </w:r>
            <w:r w:rsidRPr="000E5EE9">
              <w:rPr>
                <w:rFonts w:ascii="Times New Roman" w:hAnsi="Times New Roman" w:cs="Times New Roman"/>
                <w:sz w:val="24"/>
                <w:szCs w:val="24"/>
              </w:rPr>
              <w:t xml:space="preserve">Il est mieux d'adresser la situation bien qu'elle soit sensible. Il est mieux qu'elle apprenne l'insatisfaction de la part de son gestionnaire que de lire le non-verbal </w:t>
            </w:r>
            <w:commentRangeStart w:id="4"/>
            <w:r w:rsidRPr="000E5EE9">
              <w:rPr>
                <w:rFonts w:ascii="Times New Roman" w:hAnsi="Times New Roman" w:cs="Times New Roman"/>
                <w:sz w:val="24"/>
                <w:szCs w:val="24"/>
              </w:rPr>
              <w:t>et de ses créer des perceptions.</w:t>
            </w:r>
            <w:commentRangeEnd w:id="4"/>
            <w:r w:rsidR="009F11E6">
              <w:rPr>
                <w:rStyle w:val="Marquedecommentaire"/>
              </w:rPr>
              <w:commentReference w:id="4"/>
            </w:r>
          </w:p>
          <w:p w14:paraId="03DC32AF" w14:textId="77777777" w:rsidR="009805C1" w:rsidRPr="000E5EE9" w:rsidRDefault="009805C1" w:rsidP="007F4082">
            <w:pPr>
              <w:spacing w:line="360" w:lineRule="auto"/>
              <w:rPr>
                <w:rFonts w:ascii="Times New Roman" w:hAnsi="Times New Roman" w:cs="Times New Roman"/>
                <w:sz w:val="24"/>
                <w:szCs w:val="24"/>
              </w:rPr>
            </w:pPr>
          </w:p>
          <w:p w14:paraId="3191285C" w14:textId="77777777" w:rsidR="009805C1" w:rsidRPr="00761075" w:rsidRDefault="009805C1" w:rsidP="007F4082">
            <w:pPr>
              <w:spacing w:line="360" w:lineRule="auto"/>
              <w:rPr>
                <w:rFonts w:ascii="Times New Roman" w:hAnsi="Times New Roman" w:cs="Times New Roman"/>
                <w:sz w:val="24"/>
                <w:szCs w:val="24"/>
                <w:u w:val="single"/>
              </w:rPr>
            </w:pPr>
            <w:r w:rsidRPr="00761075">
              <w:rPr>
                <w:rFonts w:ascii="Times New Roman" w:hAnsi="Times New Roman" w:cs="Times New Roman"/>
                <w:sz w:val="24"/>
                <w:szCs w:val="24"/>
                <w:u w:val="single"/>
              </w:rPr>
              <w:t>Panéliste #4</w:t>
            </w:r>
          </w:p>
          <w:p w14:paraId="28C62186"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Réponse : Inchangée</w:t>
            </w:r>
          </w:p>
          <w:p w14:paraId="5400CBD3"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del w:id="5" w:author="Lise Lecours" w:date="2024-10-30T15:08:00Z" w16du:dateUtc="2024-10-30T19:08:00Z">
              <w:r w:rsidRPr="008E4C55" w:rsidDel="00A2092A">
                <w:rPr>
                  <w:rFonts w:ascii="Roboto" w:hAnsi="Roboto"/>
                  <w:spacing w:val="2"/>
                  <w:shd w:val="clear" w:color="auto" w:fill="FFFFFF"/>
                </w:rPr>
                <w:delText xml:space="preserve"> </w:delText>
              </w:r>
              <w:r w:rsidRPr="005A66FC" w:rsidDel="00A2092A">
                <w:rPr>
                  <w:rFonts w:ascii="Roboto" w:hAnsi="Roboto"/>
                  <w:spacing w:val="2"/>
                  <w:shd w:val="clear" w:color="auto" w:fill="FFFFFF"/>
                </w:rPr>
                <w:delText xml:space="preserve"> </w:delText>
              </w:r>
            </w:del>
            <w:r w:rsidRPr="005A66FC">
              <w:rPr>
                <w:rFonts w:ascii="Times New Roman" w:hAnsi="Times New Roman" w:cs="Times New Roman"/>
                <w:sz w:val="24"/>
                <w:szCs w:val="24"/>
              </w:rPr>
              <w:t>Les discussions sur la performance doivent se tenir dans un cadre constructif pour tous les employés, peu importe la sensibilité de la personne. Le feedback devrait se donner de façon bienveillante et en mentionnant que nous sommes confiants qu'elle saura s'améliorer.</w:t>
            </w:r>
          </w:p>
          <w:p w14:paraId="3D9835B2" w14:textId="77777777" w:rsidR="009805C1" w:rsidRPr="002D165D" w:rsidRDefault="009805C1" w:rsidP="007F4082">
            <w:pPr>
              <w:spacing w:line="360" w:lineRule="auto"/>
              <w:rPr>
                <w:rFonts w:ascii="Times New Roman" w:hAnsi="Times New Roman" w:cs="Times New Roman"/>
                <w:sz w:val="24"/>
                <w:szCs w:val="24"/>
              </w:rPr>
            </w:pPr>
          </w:p>
          <w:p w14:paraId="1350B18D" w14:textId="77777777" w:rsidR="009805C1" w:rsidRPr="00761075" w:rsidRDefault="009805C1" w:rsidP="007F4082">
            <w:pPr>
              <w:spacing w:line="360" w:lineRule="auto"/>
              <w:rPr>
                <w:rFonts w:ascii="Times New Roman" w:hAnsi="Times New Roman" w:cs="Times New Roman"/>
                <w:sz w:val="24"/>
                <w:szCs w:val="24"/>
                <w:u w:val="single"/>
              </w:rPr>
            </w:pPr>
            <w:r w:rsidRPr="00761075">
              <w:rPr>
                <w:rFonts w:ascii="Times New Roman" w:hAnsi="Times New Roman" w:cs="Times New Roman"/>
                <w:sz w:val="24"/>
                <w:szCs w:val="24"/>
                <w:u w:val="single"/>
              </w:rPr>
              <w:t>Panéliste #5</w:t>
            </w:r>
          </w:p>
          <w:p w14:paraId="19B8376E"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 xml:space="preserve">Réponse : Affaiblie </w:t>
            </w:r>
          </w:p>
          <w:p w14:paraId="4B333C32" w14:textId="77777777" w:rsidR="009805C1" w:rsidRPr="00D001AA" w:rsidRDefault="009805C1" w:rsidP="007F4082">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Justification : </w:t>
            </w:r>
            <w:r w:rsidRPr="008E4C55">
              <w:rPr>
                <w:rFonts w:ascii="Roboto" w:hAnsi="Roboto"/>
                <w:spacing w:val="2"/>
                <w:shd w:val="clear" w:color="auto" w:fill="FFFFFF"/>
              </w:rPr>
              <w:t xml:space="preserve"> </w:t>
            </w:r>
            <w:r w:rsidRPr="008E4C55">
              <w:rPr>
                <w:rFonts w:ascii="Times New Roman" w:hAnsi="Times New Roman" w:cs="Times New Roman"/>
                <w:sz w:val="24"/>
                <w:szCs w:val="24"/>
              </w:rPr>
              <w:t>Selon moi il ne faut pas recadrer</w:t>
            </w:r>
            <w:r>
              <w:rPr>
                <w:rFonts w:ascii="Times New Roman" w:hAnsi="Times New Roman" w:cs="Times New Roman"/>
                <w:sz w:val="24"/>
                <w:szCs w:val="24"/>
              </w:rPr>
              <w:t>,</w:t>
            </w:r>
            <w:r w:rsidRPr="008E4C55">
              <w:rPr>
                <w:rFonts w:ascii="Times New Roman" w:hAnsi="Times New Roman" w:cs="Times New Roman"/>
                <w:sz w:val="24"/>
                <w:szCs w:val="24"/>
              </w:rPr>
              <w:t xml:space="preserve"> mais la laisser parler pour prise de conscience et suivre son évolution avec des rencontres serrées</w:t>
            </w:r>
            <w:r>
              <w:rPr>
                <w:rFonts w:ascii="Times New Roman" w:hAnsi="Times New Roman" w:cs="Times New Roman"/>
                <w:sz w:val="24"/>
                <w:szCs w:val="24"/>
              </w:rPr>
              <w:t>.</w:t>
            </w:r>
          </w:p>
        </w:tc>
      </w:tr>
      <w:tr w:rsidR="009805C1" w:rsidRPr="00D001AA" w14:paraId="0F4ACFD9" w14:textId="77777777" w:rsidTr="007F4082">
        <w:trPr>
          <w:trHeight w:val="469"/>
        </w:trPr>
        <w:tc>
          <w:tcPr>
            <w:tcW w:w="8630" w:type="dxa"/>
            <w:gridSpan w:val="2"/>
          </w:tcPr>
          <w:p w14:paraId="181596E7"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 xml:space="preserve">Scénario </w:t>
            </w:r>
            <w:r>
              <w:rPr>
                <w:rFonts w:ascii="Times New Roman" w:hAnsi="Times New Roman" w:cs="Times New Roman"/>
                <w:b/>
                <w:bCs/>
                <w:sz w:val="24"/>
                <w:szCs w:val="24"/>
              </w:rPr>
              <w:t>3</w:t>
            </w:r>
          </w:p>
        </w:tc>
      </w:tr>
      <w:tr w:rsidR="009805C1" w14:paraId="54B311CA" w14:textId="77777777" w:rsidTr="007F4082">
        <w:tc>
          <w:tcPr>
            <w:tcW w:w="4315" w:type="dxa"/>
          </w:tcPr>
          <w:p w14:paraId="44146696"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5DB06F84"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savez que…</w:t>
            </w:r>
          </w:p>
        </w:tc>
      </w:tr>
      <w:tr w:rsidR="009805C1" w14:paraId="1098DA0A" w14:textId="77777777" w:rsidTr="007F4082">
        <w:tc>
          <w:tcPr>
            <w:tcW w:w="4315" w:type="dxa"/>
          </w:tcPr>
          <w:p w14:paraId="74BE4F5E" w14:textId="77777777" w:rsidR="009805C1" w:rsidRDefault="009805C1" w:rsidP="007F4082">
            <w:pPr>
              <w:spacing w:line="360" w:lineRule="auto"/>
              <w:jc w:val="both"/>
              <w:rPr>
                <w:rFonts w:ascii="Times New Roman" w:hAnsi="Times New Roman" w:cs="Times New Roman"/>
                <w:sz w:val="24"/>
                <w:szCs w:val="24"/>
              </w:rPr>
            </w:pPr>
            <w:r w:rsidRPr="00A81BFA">
              <w:rPr>
                <w:rFonts w:ascii="Times New Roman" w:hAnsi="Times New Roman" w:cs="Times New Roman"/>
                <w:sz w:val="24"/>
                <w:szCs w:val="24"/>
              </w:rPr>
              <w:t>Lors d’un échange informel, vous glissez un commentaire constructif avec humour et bienveillance</w:t>
            </w:r>
          </w:p>
        </w:tc>
        <w:tc>
          <w:tcPr>
            <w:tcW w:w="4315" w:type="dxa"/>
          </w:tcPr>
          <w:p w14:paraId="43F7B2F3" w14:textId="77777777" w:rsidR="009805C1" w:rsidRDefault="009805C1" w:rsidP="007F4082">
            <w:pPr>
              <w:spacing w:line="360" w:lineRule="auto"/>
              <w:jc w:val="both"/>
              <w:rPr>
                <w:rFonts w:ascii="Times New Roman" w:hAnsi="Times New Roman" w:cs="Times New Roman"/>
                <w:sz w:val="24"/>
                <w:szCs w:val="24"/>
              </w:rPr>
            </w:pPr>
            <w:r w:rsidRPr="00536BC5">
              <w:rPr>
                <w:rFonts w:ascii="Times New Roman" w:hAnsi="Times New Roman" w:cs="Times New Roman"/>
                <w:sz w:val="24"/>
                <w:szCs w:val="24"/>
              </w:rPr>
              <w:t>Julie est sensible et qu’elle prend les choses personnellement.</w:t>
            </w:r>
          </w:p>
        </w:tc>
      </w:tr>
      <w:tr w:rsidR="009805C1" w14:paraId="125ECDBC" w14:textId="77777777" w:rsidTr="007F4082">
        <w:tc>
          <w:tcPr>
            <w:tcW w:w="8630" w:type="dxa"/>
            <w:gridSpan w:val="2"/>
          </w:tcPr>
          <w:p w14:paraId="52F1693B" w14:textId="77777777" w:rsidR="009805C1" w:rsidRPr="00D001AA" w:rsidRDefault="009805C1" w:rsidP="007F4082">
            <w:pPr>
              <w:spacing w:line="360" w:lineRule="auto"/>
              <w:jc w:val="center"/>
              <w:rPr>
                <w:rFonts w:ascii="Times New Roman" w:hAnsi="Times New Roman" w:cs="Times New Roman"/>
                <w:b/>
                <w:bCs/>
                <w:sz w:val="24"/>
                <w:szCs w:val="24"/>
              </w:rPr>
            </w:pPr>
            <w:r w:rsidRPr="00A23995">
              <w:rPr>
                <w:rFonts w:ascii="Times New Roman" w:hAnsi="Times New Roman" w:cs="Times New Roman"/>
                <w:b/>
                <w:bCs/>
                <w:sz w:val="24"/>
                <w:szCs w:val="24"/>
              </w:rPr>
              <w:t>Échelle de Likert</w:t>
            </w:r>
          </w:p>
        </w:tc>
      </w:tr>
      <w:tr w:rsidR="009805C1" w14:paraId="675B504C" w14:textId="77777777" w:rsidTr="007F4082">
        <w:tc>
          <w:tcPr>
            <w:tcW w:w="8630" w:type="dxa"/>
            <w:gridSpan w:val="2"/>
          </w:tcPr>
          <w:p w14:paraId="5A075BD8" w14:textId="77777777" w:rsidR="009805C1" w:rsidRPr="00D001AA" w:rsidRDefault="009805C1" w:rsidP="007F4082">
            <w:pPr>
              <w:spacing w:line="360" w:lineRule="auto"/>
              <w:rPr>
                <w:rFonts w:ascii="Times New Roman" w:hAnsi="Times New Roman" w:cs="Times New Roman"/>
                <w:b/>
                <w:bCs/>
                <w:sz w:val="24"/>
                <w:szCs w:val="24"/>
              </w:rPr>
            </w:pPr>
            <w:r w:rsidRPr="001D60AE">
              <w:rPr>
                <w:rFonts w:ascii="Times New Roman" w:hAnsi="Times New Roman" w:cs="Times New Roman"/>
                <w:sz w:val="24"/>
                <w:szCs w:val="24"/>
              </w:rPr>
              <w:t>Votre hypothèse ou option en est :</w:t>
            </w:r>
          </w:p>
        </w:tc>
      </w:tr>
      <w:tr w:rsidR="009805C1" w14:paraId="1F72417F" w14:textId="77777777" w:rsidTr="007F4082">
        <w:tc>
          <w:tcPr>
            <w:tcW w:w="8630" w:type="dxa"/>
            <w:gridSpan w:val="2"/>
          </w:tcPr>
          <w:p w14:paraId="352463DA"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 xml:space="preserve">Fortement affaiblie </w:t>
            </w:r>
          </w:p>
          <w:p w14:paraId="50177FC8"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Affaiblie</w:t>
            </w:r>
          </w:p>
          <w:p w14:paraId="308DF07A" w14:textId="77777777" w:rsidR="009805C1" w:rsidRPr="003335D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lastRenderedPageBreak/>
              <w:t>Inchangée</w:t>
            </w:r>
          </w:p>
          <w:p w14:paraId="504F4379" w14:textId="77777777" w:rsidR="009805C1" w:rsidRDefault="009805C1" w:rsidP="009805C1">
            <w:pPr>
              <w:pStyle w:val="Paragraphedeliste"/>
              <w:numPr>
                <w:ilvl w:val="0"/>
                <w:numId w:val="15"/>
              </w:numPr>
              <w:spacing w:after="160" w:line="360" w:lineRule="auto"/>
              <w:rPr>
                <w:rFonts w:ascii="Times New Roman" w:hAnsi="Times New Roman" w:cs="Times New Roman"/>
                <w:sz w:val="24"/>
                <w:szCs w:val="24"/>
              </w:rPr>
            </w:pPr>
            <w:r w:rsidRPr="003335D1">
              <w:rPr>
                <w:rFonts w:ascii="Times New Roman" w:hAnsi="Times New Roman" w:cs="Times New Roman"/>
                <w:sz w:val="24"/>
                <w:szCs w:val="24"/>
              </w:rPr>
              <w:t>Renforcée</w:t>
            </w:r>
          </w:p>
          <w:p w14:paraId="0BDC59EB" w14:textId="77777777" w:rsidR="009805C1" w:rsidRPr="00E353A4" w:rsidRDefault="009805C1" w:rsidP="009805C1">
            <w:pPr>
              <w:pStyle w:val="Paragraphedeliste"/>
              <w:numPr>
                <w:ilvl w:val="0"/>
                <w:numId w:val="15"/>
              </w:numPr>
              <w:spacing w:after="160" w:line="360" w:lineRule="auto"/>
              <w:rPr>
                <w:rFonts w:ascii="Times New Roman" w:hAnsi="Times New Roman" w:cs="Times New Roman"/>
                <w:sz w:val="24"/>
                <w:szCs w:val="24"/>
              </w:rPr>
            </w:pPr>
            <w:r w:rsidRPr="00E353A4">
              <w:rPr>
                <w:rFonts w:ascii="Times New Roman" w:hAnsi="Times New Roman" w:cs="Times New Roman"/>
                <w:sz w:val="24"/>
                <w:szCs w:val="24"/>
              </w:rPr>
              <w:t>Fortement renforcée</w:t>
            </w:r>
          </w:p>
        </w:tc>
      </w:tr>
      <w:tr w:rsidR="009805C1" w14:paraId="399FFCD9" w14:textId="77777777" w:rsidTr="007F4082">
        <w:tc>
          <w:tcPr>
            <w:tcW w:w="8630" w:type="dxa"/>
            <w:gridSpan w:val="2"/>
          </w:tcPr>
          <w:p w14:paraId="7D4776A8" w14:textId="77777777" w:rsidR="009805C1" w:rsidRPr="00D001AA"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lastRenderedPageBreak/>
              <w:t>Réponse anticipée par l’experte de contenu</w:t>
            </w:r>
          </w:p>
        </w:tc>
      </w:tr>
      <w:tr w:rsidR="009805C1" w14:paraId="069296BC" w14:textId="77777777" w:rsidTr="007F4082">
        <w:tc>
          <w:tcPr>
            <w:tcW w:w="8630" w:type="dxa"/>
            <w:gridSpan w:val="2"/>
          </w:tcPr>
          <w:p w14:paraId="49B3E760" w14:textId="77777777" w:rsidR="009805C1" w:rsidRPr="00473C40" w:rsidRDefault="009805C1" w:rsidP="007F4082">
            <w:pPr>
              <w:spacing w:line="360" w:lineRule="auto"/>
              <w:jc w:val="both"/>
              <w:rPr>
                <w:rFonts w:ascii="Times New Roman" w:hAnsi="Times New Roman" w:cs="Times New Roman"/>
                <w:sz w:val="24"/>
                <w:szCs w:val="24"/>
              </w:rPr>
            </w:pPr>
            <w:r w:rsidRPr="00473C40">
              <w:rPr>
                <w:rFonts w:ascii="Times New Roman" w:hAnsi="Times New Roman" w:cs="Times New Roman"/>
                <w:sz w:val="24"/>
                <w:szCs w:val="24"/>
              </w:rPr>
              <w:t>Réponse : Fortement affaiblie</w:t>
            </w:r>
          </w:p>
          <w:p w14:paraId="15C01FD9" w14:textId="77777777" w:rsidR="009805C1" w:rsidRPr="00473C40" w:rsidRDefault="009805C1" w:rsidP="007F4082">
            <w:pPr>
              <w:spacing w:line="360" w:lineRule="auto"/>
              <w:jc w:val="both"/>
              <w:rPr>
                <w:rFonts w:ascii="Times New Roman" w:hAnsi="Times New Roman" w:cs="Times New Roman"/>
                <w:sz w:val="24"/>
                <w:szCs w:val="24"/>
              </w:rPr>
            </w:pPr>
            <w:r w:rsidRPr="00473C40">
              <w:rPr>
                <w:rFonts w:ascii="Times New Roman" w:hAnsi="Times New Roman" w:cs="Times New Roman"/>
                <w:sz w:val="24"/>
                <w:szCs w:val="24"/>
              </w:rPr>
              <w:t xml:space="preserve">Justification : </w:t>
            </w:r>
            <w:r w:rsidRPr="00473C40">
              <w:t xml:space="preserve"> </w:t>
            </w:r>
            <w:r w:rsidRPr="00473C40">
              <w:rPr>
                <w:rFonts w:ascii="Times New Roman" w:hAnsi="Times New Roman" w:cs="Times New Roman"/>
                <w:sz w:val="24"/>
                <w:szCs w:val="24"/>
              </w:rPr>
              <w:t>Je fais attention à comment j'adresse un message informel à Julie, cela risque d'être soit mal perçu ou que mon message ne soit pas bien compris.</w:t>
            </w:r>
          </w:p>
        </w:tc>
      </w:tr>
      <w:tr w:rsidR="009805C1" w14:paraId="577D14E2" w14:textId="77777777" w:rsidTr="007F4082">
        <w:tc>
          <w:tcPr>
            <w:tcW w:w="8630" w:type="dxa"/>
            <w:gridSpan w:val="2"/>
          </w:tcPr>
          <w:p w14:paraId="40AD680A" w14:textId="77777777" w:rsidR="009805C1" w:rsidRPr="00D001AA" w:rsidRDefault="009805C1" w:rsidP="007F4082">
            <w:pPr>
              <w:spacing w:line="360" w:lineRule="auto"/>
              <w:jc w:val="center"/>
              <w:rPr>
                <w:rFonts w:ascii="Times New Roman" w:hAnsi="Times New Roman" w:cs="Times New Roman"/>
                <w:b/>
                <w:bCs/>
                <w:sz w:val="24"/>
                <w:szCs w:val="24"/>
              </w:rPr>
            </w:pPr>
            <w:r w:rsidRPr="00D67DD4">
              <w:rPr>
                <w:rFonts w:ascii="Times New Roman" w:hAnsi="Times New Roman" w:cs="Times New Roman"/>
                <w:b/>
                <w:bCs/>
                <w:sz w:val="24"/>
                <w:szCs w:val="24"/>
              </w:rPr>
              <w:t>Réponses des panélistes</w:t>
            </w:r>
          </w:p>
        </w:tc>
      </w:tr>
      <w:tr w:rsidR="009805C1" w14:paraId="689D9B20" w14:textId="77777777" w:rsidTr="007F4082">
        <w:tc>
          <w:tcPr>
            <w:tcW w:w="8630" w:type="dxa"/>
            <w:gridSpan w:val="2"/>
          </w:tcPr>
          <w:p w14:paraId="7497065A" w14:textId="77777777" w:rsidR="009805C1" w:rsidRDefault="009805C1" w:rsidP="007F4082">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Panéliste #2</w:t>
            </w:r>
          </w:p>
          <w:p w14:paraId="60DBAC3F" w14:textId="77777777" w:rsidR="009805C1" w:rsidRPr="00556F90" w:rsidRDefault="009805C1" w:rsidP="007F4082">
            <w:pPr>
              <w:spacing w:line="360" w:lineRule="auto"/>
              <w:jc w:val="both"/>
              <w:rPr>
                <w:rFonts w:ascii="Times New Roman" w:hAnsi="Times New Roman" w:cs="Times New Roman"/>
                <w:sz w:val="24"/>
                <w:szCs w:val="24"/>
              </w:rPr>
            </w:pPr>
            <w:r w:rsidRPr="00556F90">
              <w:rPr>
                <w:rFonts w:ascii="Times New Roman" w:hAnsi="Times New Roman" w:cs="Times New Roman"/>
                <w:sz w:val="24"/>
                <w:szCs w:val="24"/>
              </w:rPr>
              <w:t>Réponse : Fortement affaiblie</w:t>
            </w:r>
          </w:p>
          <w:p w14:paraId="666BC8F9" w14:textId="77777777" w:rsidR="009805C1" w:rsidRDefault="009805C1" w:rsidP="007F4082">
            <w:pPr>
              <w:spacing w:line="360" w:lineRule="auto"/>
              <w:jc w:val="both"/>
              <w:rPr>
                <w:rFonts w:ascii="Times New Roman" w:hAnsi="Times New Roman" w:cs="Times New Roman"/>
                <w:sz w:val="24"/>
                <w:szCs w:val="24"/>
              </w:rPr>
            </w:pPr>
            <w:r w:rsidRPr="00556F90">
              <w:rPr>
                <w:rFonts w:ascii="Times New Roman" w:hAnsi="Times New Roman" w:cs="Times New Roman"/>
                <w:sz w:val="24"/>
                <w:szCs w:val="24"/>
              </w:rPr>
              <w:t xml:space="preserve">Justification : </w:t>
            </w:r>
            <w:r w:rsidRPr="00556F90">
              <w:rPr>
                <w:rFonts w:ascii="Roboto" w:hAnsi="Roboto"/>
                <w:spacing w:val="2"/>
                <w:shd w:val="clear" w:color="auto" w:fill="FFFFFF"/>
              </w:rPr>
              <w:t xml:space="preserve"> </w:t>
            </w:r>
            <w:r w:rsidRPr="00556F90">
              <w:rPr>
                <w:rFonts w:ascii="Times New Roman" w:hAnsi="Times New Roman" w:cs="Times New Roman"/>
                <w:sz w:val="24"/>
                <w:szCs w:val="24"/>
              </w:rPr>
              <w:t>Il est possible qu'elle se fasse des scénarios ou qu'elle ne retire pas le bon message de la blague. Il est préférable de la rencontrer et d'adresser directement les enjeux de performance dans le but de trouver des solutions.</w:t>
            </w:r>
          </w:p>
          <w:p w14:paraId="5009DB5D" w14:textId="77777777" w:rsidR="009805C1" w:rsidRPr="00556F90" w:rsidRDefault="009805C1" w:rsidP="007F4082">
            <w:pPr>
              <w:spacing w:line="360" w:lineRule="auto"/>
              <w:jc w:val="both"/>
              <w:rPr>
                <w:rFonts w:ascii="Times New Roman" w:hAnsi="Times New Roman" w:cs="Times New Roman"/>
                <w:sz w:val="24"/>
                <w:szCs w:val="24"/>
              </w:rPr>
            </w:pPr>
          </w:p>
          <w:p w14:paraId="25314FA2" w14:textId="77777777" w:rsidR="009805C1" w:rsidRPr="00CB76EA" w:rsidRDefault="009805C1" w:rsidP="007F4082">
            <w:pPr>
              <w:spacing w:line="360" w:lineRule="auto"/>
              <w:jc w:val="both"/>
              <w:rPr>
                <w:rFonts w:ascii="Times New Roman" w:hAnsi="Times New Roman" w:cs="Times New Roman"/>
                <w:sz w:val="24"/>
                <w:szCs w:val="24"/>
                <w:u w:val="single"/>
              </w:rPr>
            </w:pPr>
            <w:r w:rsidRPr="00CB76EA">
              <w:rPr>
                <w:rFonts w:ascii="Times New Roman" w:hAnsi="Times New Roman" w:cs="Times New Roman"/>
                <w:sz w:val="24"/>
                <w:szCs w:val="24"/>
                <w:u w:val="single"/>
              </w:rPr>
              <w:t>Panéliste #4</w:t>
            </w:r>
          </w:p>
          <w:p w14:paraId="6FC8D350" w14:textId="77777777" w:rsidR="009805C1" w:rsidRPr="00CB76EA" w:rsidRDefault="009805C1" w:rsidP="007F4082">
            <w:pPr>
              <w:spacing w:line="360" w:lineRule="auto"/>
              <w:jc w:val="both"/>
              <w:rPr>
                <w:rFonts w:ascii="Times New Roman" w:hAnsi="Times New Roman" w:cs="Times New Roman"/>
                <w:sz w:val="24"/>
                <w:szCs w:val="24"/>
              </w:rPr>
            </w:pPr>
            <w:r w:rsidRPr="00CB76EA">
              <w:rPr>
                <w:rFonts w:ascii="Times New Roman" w:hAnsi="Times New Roman" w:cs="Times New Roman"/>
                <w:sz w:val="24"/>
                <w:szCs w:val="24"/>
              </w:rPr>
              <w:t xml:space="preserve">Réponse : </w:t>
            </w:r>
            <w:r>
              <w:rPr>
                <w:rFonts w:ascii="Times New Roman" w:hAnsi="Times New Roman" w:cs="Times New Roman"/>
                <w:sz w:val="24"/>
                <w:szCs w:val="24"/>
              </w:rPr>
              <w:t>Inchangée</w:t>
            </w:r>
          </w:p>
          <w:p w14:paraId="065F9FA0" w14:textId="77777777" w:rsidR="009805C1" w:rsidRDefault="009805C1" w:rsidP="007F4082">
            <w:pPr>
              <w:spacing w:line="360" w:lineRule="auto"/>
              <w:jc w:val="both"/>
              <w:rPr>
                <w:rFonts w:ascii="Times New Roman" w:hAnsi="Times New Roman" w:cs="Times New Roman"/>
                <w:sz w:val="24"/>
                <w:szCs w:val="24"/>
              </w:rPr>
            </w:pPr>
            <w:r w:rsidRPr="00CB76EA">
              <w:rPr>
                <w:rFonts w:ascii="Times New Roman" w:hAnsi="Times New Roman" w:cs="Times New Roman"/>
                <w:sz w:val="24"/>
                <w:szCs w:val="24"/>
              </w:rPr>
              <w:t>Justification :</w:t>
            </w:r>
            <w:r w:rsidRPr="00426C1F">
              <w:rPr>
                <w:rFonts w:ascii="Roboto" w:hAnsi="Roboto"/>
                <w:spacing w:val="2"/>
                <w:shd w:val="clear" w:color="auto" w:fill="FFFFFF"/>
              </w:rPr>
              <w:t xml:space="preserve"> </w:t>
            </w:r>
            <w:r w:rsidRPr="00426C1F">
              <w:rPr>
                <w:rFonts w:ascii="Times New Roman" w:hAnsi="Times New Roman" w:cs="Times New Roman"/>
                <w:sz w:val="24"/>
                <w:szCs w:val="24"/>
              </w:rPr>
              <w:t>Le feedback devrait être donné de manière régulière et informelle (il faut éviter d'attendre uniquement à l'évaluation annuelle de la performance pour donner de la rétroaction). Un humour bienveillant peut contribuer à créer une relation amicale et authentique, ce qui facilite généralement la réception du feedback.</w:t>
            </w:r>
          </w:p>
          <w:p w14:paraId="1D7B5E78" w14:textId="77777777" w:rsidR="009805C1" w:rsidRDefault="009805C1" w:rsidP="007F4082">
            <w:pPr>
              <w:spacing w:line="360" w:lineRule="auto"/>
              <w:jc w:val="both"/>
              <w:rPr>
                <w:rFonts w:ascii="Times New Roman" w:hAnsi="Times New Roman" w:cs="Times New Roman"/>
                <w:sz w:val="24"/>
                <w:szCs w:val="24"/>
                <w:u w:val="single"/>
              </w:rPr>
            </w:pPr>
          </w:p>
          <w:p w14:paraId="20E3F4EB" w14:textId="77777777" w:rsidR="009805C1" w:rsidRPr="00CB76EA" w:rsidRDefault="009805C1" w:rsidP="007F4082">
            <w:pPr>
              <w:spacing w:line="360" w:lineRule="auto"/>
              <w:jc w:val="both"/>
              <w:rPr>
                <w:rFonts w:ascii="Times New Roman" w:hAnsi="Times New Roman" w:cs="Times New Roman"/>
                <w:sz w:val="24"/>
                <w:szCs w:val="24"/>
                <w:u w:val="single"/>
              </w:rPr>
            </w:pPr>
            <w:r w:rsidRPr="00CB76EA">
              <w:rPr>
                <w:rFonts w:ascii="Times New Roman" w:hAnsi="Times New Roman" w:cs="Times New Roman"/>
                <w:sz w:val="24"/>
                <w:szCs w:val="24"/>
                <w:u w:val="single"/>
              </w:rPr>
              <w:t>Panéliste #5 </w:t>
            </w:r>
          </w:p>
          <w:p w14:paraId="64378E3F" w14:textId="77777777" w:rsidR="009805C1" w:rsidRPr="00CB76EA" w:rsidRDefault="009805C1" w:rsidP="007F4082">
            <w:pPr>
              <w:spacing w:line="360" w:lineRule="auto"/>
              <w:jc w:val="both"/>
              <w:rPr>
                <w:rFonts w:ascii="Times New Roman" w:hAnsi="Times New Roman" w:cs="Times New Roman"/>
                <w:sz w:val="24"/>
                <w:szCs w:val="24"/>
              </w:rPr>
            </w:pPr>
            <w:r w:rsidRPr="00CB76EA">
              <w:rPr>
                <w:rFonts w:ascii="Times New Roman" w:hAnsi="Times New Roman" w:cs="Times New Roman"/>
                <w:sz w:val="24"/>
                <w:szCs w:val="24"/>
              </w:rPr>
              <w:t xml:space="preserve">Réponse : </w:t>
            </w:r>
            <w:r>
              <w:rPr>
                <w:rFonts w:ascii="Times New Roman" w:hAnsi="Times New Roman" w:cs="Times New Roman"/>
                <w:sz w:val="24"/>
                <w:szCs w:val="24"/>
              </w:rPr>
              <w:t>Renforcée</w:t>
            </w:r>
          </w:p>
          <w:p w14:paraId="4258ED8A" w14:textId="241C4DD7" w:rsidR="009805C1" w:rsidRPr="00D67DD4" w:rsidRDefault="009805C1" w:rsidP="007F4082">
            <w:pPr>
              <w:spacing w:line="360" w:lineRule="auto"/>
              <w:jc w:val="both"/>
              <w:rPr>
                <w:rFonts w:ascii="Times New Roman" w:hAnsi="Times New Roman" w:cs="Times New Roman"/>
                <w:b/>
                <w:bCs/>
                <w:sz w:val="24"/>
                <w:szCs w:val="24"/>
              </w:rPr>
            </w:pPr>
            <w:r w:rsidRPr="00CB76EA">
              <w:rPr>
                <w:rFonts w:ascii="Times New Roman" w:hAnsi="Times New Roman" w:cs="Times New Roman"/>
                <w:sz w:val="24"/>
                <w:szCs w:val="24"/>
              </w:rPr>
              <w:t>Justification :</w:t>
            </w:r>
            <w:r w:rsidRPr="006079E8">
              <w:rPr>
                <w:rFonts w:ascii="Roboto" w:hAnsi="Roboto"/>
                <w:spacing w:val="2"/>
                <w:shd w:val="clear" w:color="auto" w:fill="FFFFFF"/>
              </w:rPr>
              <w:t xml:space="preserve"> </w:t>
            </w:r>
            <w:r w:rsidRPr="006079E8">
              <w:rPr>
                <w:rFonts w:ascii="Times New Roman" w:hAnsi="Times New Roman" w:cs="Times New Roman"/>
                <w:sz w:val="24"/>
                <w:szCs w:val="24"/>
              </w:rPr>
              <w:t xml:space="preserve">L'informel est tout autant important que le formel. </w:t>
            </w:r>
            <w:ins w:id="6" w:author="Lise Lecours" w:date="2024-10-30T15:09:00Z" w16du:dateUtc="2024-10-30T19:09:00Z">
              <w:r w:rsidR="00A2092A">
                <w:rPr>
                  <w:rFonts w:ascii="Times New Roman" w:hAnsi="Times New Roman" w:cs="Times New Roman"/>
                  <w:sz w:val="24"/>
                  <w:szCs w:val="24"/>
                </w:rPr>
                <w:t>I</w:t>
              </w:r>
            </w:ins>
            <w:del w:id="7" w:author="Lise Lecours" w:date="2024-10-30T15:09:00Z" w16du:dateUtc="2024-10-30T19:09:00Z">
              <w:r w:rsidRPr="006079E8" w:rsidDel="00A2092A">
                <w:rPr>
                  <w:rFonts w:ascii="Times New Roman" w:hAnsi="Times New Roman" w:cs="Times New Roman"/>
                  <w:sz w:val="24"/>
                  <w:szCs w:val="24"/>
                </w:rPr>
                <w:delText>i</w:delText>
              </w:r>
            </w:del>
            <w:r w:rsidRPr="006079E8">
              <w:rPr>
                <w:rFonts w:ascii="Times New Roman" w:hAnsi="Times New Roman" w:cs="Times New Roman"/>
                <w:sz w:val="24"/>
                <w:szCs w:val="24"/>
              </w:rPr>
              <w:t>l faut garder la communication ouverte assurément.</w:t>
            </w:r>
          </w:p>
        </w:tc>
      </w:tr>
      <w:tr w:rsidR="009805C1" w14:paraId="36C281E8" w14:textId="77777777" w:rsidTr="007F4082">
        <w:tc>
          <w:tcPr>
            <w:tcW w:w="8630" w:type="dxa"/>
            <w:gridSpan w:val="2"/>
          </w:tcPr>
          <w:p w14:paraId="01550C38"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Scénario 4</w:t>
            </w:r>
          </w:p>
        </w:tc>
      </w:tr>
      <w:tr w:rsidR="009805C1" w14:paraId="0E4E410A" w14:textId="77777777" w:rsidTr="007F4082">
        <w:tc>
          <w:tcPr>
            <w:tcW w:w="4315" w:type="dxa"/>
          </w:tcPr>
          <w:p w14:paraId="5EFE78A6" w14:textId="77777777" w:rsidR="009805C1" w:rsidRPr="00D001AA"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636755AA" w14:textId="77777777" w:rsidR="009805C1" w:rsidRPr="00D001AA"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savez que…</w:t>
            </w:r>
          </w:p>
        </w:tc>
      </w:tr>
      <w:tr w:rsidR="009805C1" w14:paraId="6062CC52" w14:textId="77777777" w:rsidTr="007F4082">
        <w:tc>
          <w:tcPr>
            <w:tcW w:w="4315" w:type="dxa"/>
          </w:tcPr>
          <w:p w14:paraId="6B21CDC9" w14:textId="77777777" w:rsidR="009805C1" w:rsidRPr="00D001AA" w:rsidRDefault="009805C1" w:rsidP="007F4082">
            <w:pPr>
              <w:spacing w:line="360" w:lineRule="auto"/>
              <w:jc w:val="both"/>
              <w:rPr>
                <w:rFonts w:ascii="Times New Roman" w:hAnsi="Times New Roman" w:cs="Times New Roman"/>
                <w:sz w:val="24"/>
                <w:szCs w:val="24"/>
              </w:rPr>
            </w:pPr>
            <w:r w:rsidRPr="00046F3C">
              <w:rPr>
                <w:rFonts w:ascii="Times New Roman" w:hAnsi="Times New Roman" w:cs="Times New Roman"/>
                <w:sz w:val="24"/>
                <w:szCs w:val="24"/>
              </w:rPr>
              <w:t>Lors d’un échange informel, vous glissez un commentaire constructif avec humour et bienveillance.</w:t>
            </w:r>
          </w:p>
        </w:tc>
        <w:tc>
          <w:tcPr>
            <w:tcW w:w="4315" w:type="dxa"/>
          </w:tcPr>
          <w:p w14:paraId="0AE077DB" w14:textId="77777777" w:rsidR="009805C1" w:rsidRPr="00D001AA" w:rsidRDefault="009805C1" w:rsidP="007F4082">
            <w:pPr>
              <w:spacing w:line="360" w:lineRule="auto"/>
              <w:jc w:val="both"/>
              <w:rPr>
                <w:rFonts w:ascii="Times New Roman" w:hAnsi="Times New Roman" w:cs="Times New Roman"/>
                <w:sz w:val="24"/>
                <w:szCs w:val="24"/>
              </w:rPr>
            </w:pPr>
            <w:r w:rsidRPr="00E01348">
              <w:rPr>
                <w:rFonts w:ascii="Times New Roman" w:hAnsi="Times New Roman" w:cs="Times New Roman"/>
                <w:sz w:val="24"/>
                <w:szCs w:val="24"/>
              </w:rPr>
              <w:t>Un projet important sous sa responsabilité est à remettre dans deux semaines.</w:t>
            </w:r>
          </w:p>
        </w:tc>
      </w:tr>
      <w:tr w:rsidR="009805C1" w14:paraId="03F6CF03" w14:textId="77777777" w:rsidTr="007F4082">
        <w:tc>
          <w:tcPr>
            <w:tcW w:w="8630" w:type="dxa"/>
            <w:gridSpan w:val="2"/>
          </w:tcPr>
          <w:p w14:paraId="494555BB" w14:textId="77777777" w:rsidR="009805C1" w:rsidRPr="00C4112A" w:rsidRDefault="009805C1" w:rsidP="007F4082">
            <w:pPr>
              <w:spacing w:line="360" w:lineRule="auto"/>
              <w:jc w:val="center"/>
              <w:rPr>
                <w:rFonts w:ascii="Times New Roman" w:hAnsi="Times New Roman" w:cs="Times New Roman"/>
                <w:b/>
                <w:bCs/>
                <w:sz w:val="24"/>
                <w:szCs w:val="24"/>
              </w:rPr>
            </w:pPr>
            <w:r w:rsidRPr="00C4112A">
              <w:rPr>
                <w:rFonts w:ascii="Times New Roman" w:hAnsi="Times New Roman" w:cs="Times New Roman"/>
                <w:b/>
                <w:bCs/>
                <w:sz w:val="24"/>
                <w:szCs w:val="24"/>
              </w:rPr>
              <w:lastRenderedPageBreak/>
              <w:t>Échelle de Likert</w:t>
            </w:r>
          </w:p>
        </w:tc>
      </w:tr>
      <w:tr w:rsidR="009805C1" w14:paraId="28E0AD90" w14:textId="77777777" w:rsidTr="007F4082">
        <w:tc>
          <w:tcPr>
            <w:tcW w:w="8630" w:type="dxa"/>
            <w:gridSpan w:val="2"/>
          </w:tcPr>
          <w:p w14:paraId="2E706508" w14:textId="77777777" w:rsidR="009805C1" w:rsidRPr="001D60AE" w:rsidRDefault="009805C1" w:rsidP="007F4082">
            <w:pPr>
              <w:spacing w:line="360" w:lineRule="auto"/>
              <w:rPr>
                <w:rFonts w:ascii="Times New Roman" w:hAnsi="Times New Roman" w:cs="Times New Roman"/>
                <w:sz w:val="24"/>
                <w:szCs w:val="24"/>
              </w:rPr>
            </w:pPr>
            <w:r w:rsidRPr="001D60AE">
              <w:rPr>
                <w:rFonts w:ascii="Times New Roman" w:hAnsi="Times New Roman" w:cs="Times New Roman"/>
                <w:sz w:val="24"/>
                <w:szCs w:val="24"/>
              </w:rPr>
              <w:t>Votre hypothèse ou option en est :</w:t>
            </w:r>
          </w:p>
        </w:tc>
      </w:tr>
      <w:tr w:rsidR="009805C1" w14:paraId="32A99E89" w14:textId="77777777" w:rsidTr="007F4082">
        <w:tc>
          <w:tcPr>
            <w:tcW w:w="8630" w:type="dxa"/>
            <w:gridSpan w:val="2"/>
          </w:tcPr>
          <w:p w14:paraId="4E6F35FE"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 xml:space="preserve">Fortement affaiblie </w:t>
            </w:r>
          </w:p>
          <w:p w14:paraId="1B773275"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Affaiblie</w:t>
            </w:r>
          </w:p>
          <w:p w14:paraId="46D77C88"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Inchangée</w:t>
            </w:r>
          </w:p>
          <w:p w14:paraId="53D158ED"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Renforcée</w:t>
            </w:r>
          </w:p>
          <w:p w14:paraId="214D6F0A" w14:textId="77777777" w:rsidR="009805C1" w:rsidRPr="003335D1" w:rsidRDefault="009805C1" w:rsidP="009805C1">
            <w:pPr>
              <w:pStyle w:val="Paragraphedeliste"/>
              <w:numPr>
                <w:ilvl w:val="0"/>
                <w:numId w:val="15"/>
              </w:numPr>
              <w:spacing w:line="360" w:lineRule="auto"/>
              <w:rPr>
                <w:rFonts w:ascii="Times New Roman" w:hAnsi="Times New Roman" w:cs="Times New Roman"/>
                <w:b/>
                <w:bCs/>
                <w:sz w:val="24"/>
                <w:szCs w:val="24"/>
              </w:rPr>
            </w:pPr>
            <w:r w:rsidRPr="003335D1">
              <w:rPr>
                <w:rFonts w:ascii="Times New Roman" w:hAnsi="Times New Roman" w:cs="Times New Roman"/>
                <w:sz w:val="24"/>
                <w:szCs w:val="24"/>
              </w:rPr>
              <w:t>Fortement renforcée</w:t>
            </w:r>
          </w:p>
        </w:tc>
      </w:tr>
      <w:tr w:rsidR="009805C1" w14:paraId="4D805D37" w14:textId="77777777" w:rsidTr="007F4082">
        <w:tc>
          <w:tcPr>
            <w:tcW w:w="8630" w:type="dxa"/>
            <w:gridSpan w:val="2"/>
          </w:tcPr>
          <w:p w14:paraId="3033C7AF" w14:textId="77777777" w:rsidR="009805C1" w:rsidRPr="00D67DD4"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 anticipée par l’experte de contenu</w:t>
            </w:r>
          </w:p>
        </w:tc>
      </w:tr>
      <w:tr w:rsidR="009805C1" w14:paraId="380AE06D" w14:textId="77777777" w:rsidTr="007F4082">
        <w:tc>
          <w:tcPr>
            <w:tcW w:w="8630" w:type="dxa"/>
            <w:gridSpan w:val="2"/>
          </w:tcPr>
          <w:p w14:paraId="5084DC40" w14:textId="77777777" w:rsidR="009805C1" w:rsidRPr="00473C40" w:rsidRDefault="009805C1" w:rsidP="007F4082">
            <w:pPr>
              <w:spacing w:line="360" w:lineRule="auto"/>
              <w:jc w:val="both"/>
              <w:rPr>
                <w:rFonts w:ascii="Times New Roman" w:hAnsi="Times New Roman" w:cs="Times New Roman"/>
                <w:sz w:val="24"/>
                <w:szCs w:val="24"/>
              </w:rPr>
            </w:pPr>
            <w:r w:rsidRPr="00473C40">
              <w:rPr>
                <w:rFonts w:ascii="Times New Roman" w:hAnsi="Times New Roman" w:cs="Times New Roman"/>
                <w:sz w:val="24"/>
                <w:szCs w:val="24"/>
              </w:rPr>
              <w:t xml:space="preserve">Réponse : </w:t>
            </w:r>
            <w:r>
              <w:rPr>
                <w:rFonts w:ascii="Times New Roman" w:hAnsi="Times New Roman" w:cs="Times New Roman"/>
                <w:sz w:val="24"/>
                <w:szCs w:val="24"/>
              </w:rPr>
              <w:t>Affaiblie</w:t>
            </w:r>
          </w:p>
          <w:p w14:paraId="140251DA" w14:textId="77777777" w:rsidR="009805C1" w:rsidRPr="00D67DD4" w:rsidRDefault="009805C1" w:rsidP="007F4082">
            <w:pPr>
              <w:spacing w:line="360" w:lineRule="auto"/>
              <w:jc w:val="both"/>
              <w:rPr>
                <w:rFonts w:ascii="Times New Roman" w:hAnsi="Times New Roman" w:cs="Times New Roman"/>
                <w:b/>
                <w:bCs/>
                <w:sz w:val="24"/>
                <w:szCs w:val="24"/>
              </w:rPr>
            </w:pPr>
            <w:r w:rsidRPr="00473C40">
              <w:rPr>
                <w:rFonts w:ascii="Times New Roman" w:hAnsi="Times New Roman" w:cs="Times New Roman"/>
                <w:sz w:val="24"/>
                <w:szCs w:val="24"/>
              </w:rPr>
              <w:t xml:space="preserve">Justification : </w:t>
            </w:r>
            <w:r w:rsidRPr="00473C40">
              <w:t xml:space="preserve"> </w:t>
            </w:r>
            <w:r w:rsidRPr="00A92C89">
              <w:rPr>
                <w:rFonts w:ascii="Roboto" w:hAnsi="Roboto"/>
                <w:spacing w:val="2"/>
                <w:shd w:val="clear" w:color="auto" w:fill="FFFFFF"/>
              </w:rPr>
              <w:t xml:space="preserve"> </w:t>
            </w:r>
            <w:r w:rsidRPr="00A92C89">
              <w:rPr>
                <w:rFonts w:ascii="Times New Roman" w:hAnsi="Times New Roman" w:cs="Times New Roman"/>
                <w:sz w:val="24"/>
                <w:szCs w:val="24"/>
              </w:rPr>
              <w:t xml:space="preserve">Je me prends une note pour faire </w:t>
            </w:r>
            <w:proofErr w:type="gramStart"/>
            <w:r w:rsidRPr="00A92C89">
              <w:rPr>
                <w:rFonts w:ascii="Times New Roman" w:hAnsi="Times New Roman" w:cs="Times New Roman"/>
                <w:sz w:val="24"/>
                <w:szCs w:val="24"/>
              </w:rPr>
              <w:t xml:space="preserve">un </w:t>
            </w:r>
            <w:r w:rsidRPr="00A2092A">
              <w:rPr>
                <w:rFonts w:ascii="Times New Roman" w:hAnsi="Times New Roman" w:cs="Times New Roman"/>
                <w:i/>
                <w:iCs/>
                <w:sz w:val="24"/>
                <w:szCs w:val="24"/>
                <w:rPrChange w:id="8" w:author="Lise Lecours" w:date="2024-10-30T15:09:00Z" w16du:dateUtc="2024-10-30T19:09:00Z">
                  <w:rPr>
                    <w:rFonts w:ascii="Times New Roman" w:hAnsi="Times New Roman" w:cs="Times New Roman"/>
                    <w:sz w:val="24"/>
                    <w:szCs w:val="24"/>
                  </w:rPr>
                </w:rPrChange>
              </w:rPr>
              <w:t>debriefing</w:t>
            </w:r>
            <w:proofErr w:type="gramEnd"/>
            <w:r w:rsidRPr="00A92C89">
              <w:rPr>
                <w:rFonts w:ascii="Times New Roman" w:hAnsi="Times New Roman" w:cs="Times New Roman"/>
                <w:sz w:val="24"/>
                <w:szCs w:val="24"/>
              </w:rPr>
              <w:t xml:space="preserve"> avec elle à la suite du projet. </w:t>
            </w:r>
            <w:commentRangeStart w:id="9"/>
            <w:r w:rsidRPr="00A92C89">
              <w:rPr>
                <w:rFonts w:ascii="Times New Roman" w:hAnsi="Times New Roman" w:cs="Times New Roman"/>
                <w:sz w:val="24"/>
                <w:szCs w:val="24"/>
              </w:rPr>
              <w:t>N'étant pas une employé</w:t>
            </w:r>
            <w:r>
              <w:rPr>
                <w:rFonts w:ascii="Times New Roman" w:hAnsi="Times New Roman" w:cs="Times New Roman"/>
                <w:sz w:val="24"/>
                <w:szCs w:val="24"/>
              </w:rPr>
              <w:t>e</w:t>
            </w:r>
            <w:r w:rsidRPr="00A92C89">
              <w:rPr>
                <w:rFonts w:ascii="Times New Roman" w:hAnsi="Times New Roman" w:cs="Times New Roman"/>
                <w:sz w:val="24"/>
                <w:szCs w:val="24"/>
              </w:rPr>
              <w:t xml:space="preserve"> désengagée ou démotivée, je ne souhaite pas avoir par cet échange informel qui pourrait impacter la fin du projet.</w:t>
            </w:r>
            <w:commentRangeEnd w:id="9"/>
            <w:r w:rsidR="00A2092A">
              <w:rPr>
                <w:rStyle w:val="Marquedecommentaire"/>
              </w:rPr>
              <w:commentReference w:id="9"/>
            </w:r>
          </w:p>
        </w:tc>
      </w:tr>
      <w:tr w:rsidR="009805C1" w14:paraId="723106A2" w14:textId="77777777" w:rsidTr="007F4082">
        <w:tc>
          <w:tcPr>
            <w:tcW w:w="8630" w:type="dxa"/>
            <w:gridSpan w:val="2"/>
          </w:tcPr>
          <w:p w14:paraId="14509356" w14:textId="77777777" w:rsidR="009805C1" w:rsidRPr="00D67DD4" w:rsidRDefault="009805C1" w:rsidP="007F4082">
            <w:pPr>
              <w:spacing w:line="360" w:lineRule="auto"/>
              <w:jc w:val="center"/>
              <w:rPr>
                <w:rFonts w:ascii="Times New Roman" w:hAnsi="Times New Roman" w:cs="Times New Roman"/>
                <w:b/>
                <w:bCs/>
                <w:sz w:val="24"/>
                <w:szCs w:val="24"/>
              </w:rPr>
            </w:pPr>
            <w:r w:rsidRPr="00D67DD4">
              <w:rPr>
                <w:rFonts w:ascii="Times New Roman" w:hAnsi="Times New Roman" w:cs="Times New Roman"/>
                <w:b/>
                <w:bCs/>
                <w:sz w:val="24"/>
                <w:szCs w:val="24"/>
              </w:rPr>
              <w:t>Réponses des panélistes</w:t>
            </w:r>
          </w:p>
        </w:tc>
      </w:tr>
      <w:tr w:rsidR="009805C1" w14:paraId="14B2E0FF" w14:textId="77777777" w:rsidTr="007F4082">
        <w:tc>
          <w:tcPr>
            <w:tcW w:w="8630" w:type="dxa"/>
            <w:gridSpan w:val="2"/>
          </w:tcPr>
          <w:p w14:paraId="5DD85E20" w14:textId="77777777" w:rsidR="009805C1" w:rsidRDefault="009805C1" w:rsidP="007F4082">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Panéliste #2</w:t>
            </w:r>
          </w:p>
          <w:p w14:paraId="509FD368" w14:textId="77777777" w:rsidR="009805C1" w:rsidRPr="00452F68" w:rsidRDefault="009805C1" w:rsidP="007F4082">
            <w:pPr>
              <w:spacing w:line="360" w:lineRule="auto"/>
              <w:jc w:val="both"/>
              <w:rPr>
                <w:rFonts w:ascii="Times New Roman" w:hAnsi="Times New Roman" w:cs="Times New Roman"/>
                <w:sz w:val="24"/>
                <w:szCs w:val="24"/>
              </w:rPr>
            </w:pPr>
            <w:r w:rsidRPr="00452F68">
              <w:rPr>
                <w:rFonts w:ascii="Times New Roman" w:hAnsi="Times New Roman" w:cs="Times New Roman"/>
                <w:sz w:val="24"/>
                <w:szCs w:val="24"/>
              </w:rPr>
              <w:t>Réponse : Fortement affaiblie</w:t>
            </w:r>
          </w:p>
          <w:p w14:paraId="1E7E1832" w14:textId="77777777" w:rsidR="009805C1" w:rsidRDefault="009805C1" w:rsidP="007F4082">
            <w:pPr>
              <w:spacing w:line="360" w:lineRule="auto"/>
              <w:jc w:val="both"/>
              <w:rPr>
                <w:rFonts w:ascii="Times New Roman" w:hAnsi="Times New Roman" w:cs="Times New Roman"/>
                <w:sz w:val="24"/>
                <w:szCs w:val="24"/>
              </w:rPr>
            </w:pPr>
            <w:r w:rsidRPr="00452F68">
              <w:rPr>
                <w:rFonts w:ascii="Times New Roman" w:hAnsi="Times New Roman" w:cs="Times New Roman"/>
                <w:sz w:val="24"/>
                <w:szCs w:val="24"/>
              </w:rPr>
              <w:t xml:space="preserve">Justification : </w:t>
            </w:r>
            <w:r w:rsidRPr="00452F68">
              <w:rPr>
                <w:rFonts w:ascii="Roboto" w:hAnsi="Roboto"/>
                <w:spacing w:val="2"/>
                <w:shd w:val="clear" w:color="auto" w:fill="FFFFFF"/>
              </w:rPr>
              <w:t xml:space="preserve"> </w:t>
            </w:r>
            <w:r w:rsidRPr="00452F68">
              <w:rPr>
                <w:rFonts w:ascii="Times New Roman" w:hAnsi="Times New Roman" w:cs="Times New Roman"/>
                <w:sz w:val="24"/>
                <w:szCs w:val="24"/>
              </w:rPr>
              <w:t>Il est préférable de la rencontrer et d'adresser les enjeux afin qu'elle puisse y travailler pour son projet à remettre dans deux semaines. Cela lui donnerait la chance de bien rendre le projet selon les attentes plutôt qu'elle reproduise les mêmes erreurs.</w:t>
            </w:r>
          </w:p>
          <w:p w14:paraId="667300B7" w14:textId="77777777" w:rsidR="009805C1" w:rsidRPr="00452F68" w:rsidRDefault="009805C1" w:rsidP="007F4082">
            <w:pPr>
              <w:spacing w:line="360" w:lineRule="auto"/>
              <w:jc w:val="both"/>
              <w:rPr>
                <w:rFonts w:ascii="Times New Roman" w:hAnsi="Times New Roman" w:cs="Times New Roman"/>
                <w:sz w:val="24"/>
                <w:szCs w:val="24"/>
              </w:rPr>
            </w:pPr>
          </w:p>
          <w:p w14:paraId="64EF626A" w14:textId="77777777" w:rsidR="009805C1" w:rsidRPr="00CB76EA" w:rsidRDefault="009805C1" w:rsidP="007F4082">
            <w:pPr>
              <w:spacing w:line="360" w:lineRule="auto"/>
              <w:jc w:val="both"/>
              <w:rPr>
                <w:rFonts w:ascii="Times New Roman" w:hAnsi="Times New Roman" w:cs="Times New Roman"/>
                <w:sz w:val="24"/>
                <w:szCs w:val="24"/>
                <w:u w:val="single"/>
              </w:rPr>
            </w:pPr>
            <w:r w:rsidRPr="00CB76EA">
              <w:rPr>
                <w:rFonts w:ascii="Times New Roman" w:hAnsi="Times New Roman" w:cs="Times New Roman"/>
                <w:sz w:val="24"/>
                <w:szCs w:val="24"/>
                <w:u w:val="single"/>
              </w:rPr>
              <w:t>Panéliste #4</w:t>
            </w:r>
          </w:p>
          <w:p w14:paraId="4E9F78F7" w14:textId="77777777" w:rsidR="009805C1" w:rsidRPr="00CB76EA" w:rsidRDefault="009805C1" w:rsidP="007F4082">
            <w:pPr>
              <w:spacing w:line="360" w:lineRule="auto"/>
              <w:jc w:val="both"/>
              <w:rPr>
                <w:rFonts w:ascii="Times New Roman" w:hAnsi="Times New Roman" w:cs="Times New Roman"/>
                <w:sz w:val="24"/>
                <w:szCs w:val="24"/>
              </w:rPr>
            </w:pPr>
            <w:r w:rsidRPr="00CB76EA">
              <w:rPr>
                <w:rFonts w:ascii="Times New Roman" w:hAnsi="Times New Roman" w:cs="Times New Roman"/>
                <w:sz w:val="24"/>
                <w:szCs w:val="24"/>
              </w:rPr>
              <w:t xml:space="preserve">Réponse : </w:t>
            </w:r>
            <w:r>
              <w:rPr>
                <w:rFonts w:ascii="Times New Roman" w:hAnsi="Times New Roman" w:cs="Times New Roman"/>
                <w:sz w:val="24"/>
                <w:szCs w:val="24"/>
              </w:rPr>
              <w:t>Affaiblie</w:t>
            </w:r>
          </w:p>
          <w:p w14:paraId="56F06A41" w14:textId="77777777" w:rsidR="009805C1" w:rsidRDefault="009805C1" w:rsidP="007F4082">
            <w:pPr>
              <w:spacing w:line="360" w:lineRule="auto"/>
              <w:jc w:val="both"/>
              <w:rPr>
                <w:rFonts w:ascii="Times New Roman" w:hAnsi="Times New Roman" w:cs="Times New Roman"/>
                <w:sz w:val="24"/>
                <w:szCs w:val="24"/>
              </w:rPr>
            </w:pPr>
            <w:r w:rsidRPr="00CB76EA">
              <w:rPr>
                <w:rFonts w:ascii="Times New Roman" w:hAnsi="Times New Roman" w:cs="Times New Roman"/>
                <w:sz w:val="24"/>
                <w:szCs w:val="24"/>
              </w:rPr>
              <w:t>Justification :</w:t>
            </w:r>
            <w:r w:rsidRPr="00426C1F">
              <w:rPr>
                <w:rFonts w:ascii="Roboto" w:hAnsi="Roboto"/>
                <w:spacing w:val="2"/>
                <w:shd w:val="clear" w:color="auto" w:fill="FFFFFF"/>
              </w:rPr>
              <w:t xml:space="preserve"> </w:t>
            </w:r>
            <w:r>
              <w:t xml:space="preserve"> </w:t>
            </w:r>
            <w:r w:rsidRPr="00F71D40">
              <w:rPr>
                <w:rFonts w:ascii="Times New Roman" w:hAnsi="Times New Roman" w:cs="Times New Roman"/>
                <w:spacing w:val="2"/>
                <w:sz w:val="24"/>
                <w:szCs w:val="24"/>
                <w:shd w:val="clear" w:color="auto" w:fill="FFFFFF"/>
              </w:rPr>
              <w:t>Il est crucial de donner le feedback au moment approprié pour garantir une meilleure réceptivité. Si Julie est particulièrement stressée par un projet important à rendre, elle pourrait ne pas être dans les meilleures dispositions pour apprécier l’humour du commentaire. Pour s'assurer qu'elle respecte l'échéancier de ce projet, il pourrait être judicieux d'organiser une rencontre plus formelle afin de discuter de l'avancement et de comprendre comment elle compte respecter les délais.</w:t>
            </w:r>
          </w:p>
          <w:p w14:paraId="6029273D" w14:textId="77777777" w:rsidR="009805C1" w:rsidRDefault="009805C1" w:rsidP="007F4082">
            <w:pPr>
              <w:spacing w:line="360" w:lineRule="auto"/>
              <w:jc w:val="both"/>
              <w:rPr>
                <w:rFonts w:ascii="Times New Roman" w:hAnsi="Times New Roman" w:cs="Times New Roman"/>
                <w:sz w:val="24"/>
                <w:szCs w:val="24"/>
                <w:u w:val="single"/>
              </w:rPr>
            </w:pPr>
          </w:p>
          <w:p w14:paraId="25D33105" w14:textId="77777777" w:rsidR="009805C1" w:rsidRPr="00CB76EA" w:rsidRDefault="009805C1" w:rsidP="007F4082">
            <w:pPr>
              <w:spacing w:line="360" w:lineRule="auto"/>
              <w:jc w:val="both"/>
              <w:rPr>
                <w:rFonts w:ascii="Times New Roman" w:hAnsi="Times New Roman" w:cs="Times New Roman"/>
                <w:sz w:val="24"/>
                <w:szCs w:val="24"/>
                <w:u w:val="single"/>
              </w:rPr>
            </w:pPr>
            <w:r w:rsidRPr="00CB76EA">
              <w:rPr>
                <w:rFonts w:ascii="Times New Roman" w:hAnsi="Times New Roman" w:cs="Times New Roman"/>
                <w:sz w:val="24"/>
                <w:szCs w:val="24"/>
                <w:u w:val="single"/>
              </w:rPr>
              <w:t>Panéliste #5 </w:t>
            </w:r>
          </w:p>
          <w:p w14:paraId="320C48D6" w14:textId="77777777" w:rsidR="009805C1" w:rsidRPr="00CB76EA" w:rsidRDefault="009805C1" w:rsidP="007F4082">
            <w:pPr>
              <w:spacing w:line="360" w:lineRule="auto"/>
              <w:jc w:val="both"/>
              <w:rPr>
                <w:rFonts w:ascii="Times New Roman" w:hAnsi="Times New Roman" w:cs="Times New Roman"/>
                <w:sz w:val="24"/>
                <w:szCs w:val="24"/>
              </w:rPr>
            </w:pPr>
            <w:r w:rsidRPr="00CB76EA">
              <w:rPr>
                <w:rFonts w:ascii="Times New Roman" w:hAnsi="Times New Roman" w:cs="Times New Roman"/>
                <w:sz w:val="24"/>
                <w:szCs w:val="24"/>
              </w:rPr>
              <w:t xml:space="preserve">Réponse : </w:t>
            </w:r>
            <w:r>
              <w:rPr>
                <w:rFonts w:ascii="Times New Roman" w:hAnsi="Times New Roman" w:cs="Times New Roman"/>
                <w:sz w:val="24"/>
                <w:szCs w:val="24"/>
              </w:rPr>
              <w:t>Renforcée</w:t>
            </w:r>
          </w:p>
          <w:p w14:paraId="1C53002D" w14:textId="77777777" w:rsidR="009805C1" w:rsidRDefault="009805C1" w:rsidP="007F4082">
            <w:pPr>
              <w:spacing w:line="360" w:lineRule="auto"/>
              <w:jc w:val="both"/>
              <w:rPr>
                <w:rFonts w:ascii="Times New Roman" w:hAnsi="Times New Roman" w:cs="Times New Roman"/>
                <w:spacing w:val="2"/>
                <w:sz w:val="24"/>
                <w:szCs w:val="24"/>
                <w:shd w:val="clear" w:color="auto" w:fill="FFFFFF"/>
              </w:rPr>
            </w:pPr>
            <w:r w:rsidRPr="00CB76EA">
              <w:rPr>
                <w:rFonts w:ascii="Times New Roman" w:hAnsi="Times New Roman" w:cs="Times New Roman"/>
                <w:sz w:val="24"/>
                <w:szCs w:val="24"/>
              </w:rPr>
              <w:lastRenderedPageBreak/>
              <w:t>Justification :</w:t>
            </w:r>
            <w:r w:rsidRPr="006079E8">
              <w:rPr>
                <w:rFonts w:ascii="Roboto" w:hAnsi="Roboto"/>
                <w:spacing w:val="2"/>
                <w:shd w:val="clear" w:color="auto" w:fill="FFFFFF"/>
              </w:rPr>
              <w:t xml:space="preserve"> </w:t>
            </w:r>
            <w:r>
              <w:t xml:space="preserve"> </w:t>
            </w:r>
            <w:r w:rsidRPr="00774AB0">
              <w:rPr>
                <w:rFonts w:ascii="Times New Roman" w:hAnsi="Times New Roman" w:cs="Times New Roman"/>
                <w:spacing w:val="2"/>
                <w:sz w:val="24"/>
                <w:szCs w:val="24"/>
                <w:shd w:val="clear" w:color="auto" w:fill="FFFFFF"/>
              </w:rPr>
              <w:t>Dans le commentaire constructif, il faut du renforcement positif en lien avec les deux projets à livrer. Assurément il faut faire passer des messages intelligemment.</w:t>
            </w:r>
          </w:p>
          <w:p w14:paraId="373A8E4C" w14:textId="77777777" w:rsidR="009805C1" w:rsidRDefault="009805C1" w:rsidP="007F4082">
            <w:pPr>
              <w:spacing w:line="360" w:lineRule="auto"/>
              <w:jc w:val="both"/>
              <w:rPr>
                <w:rFonts w:ascii="Times New Roman" w:hAnsi="Times New Roman" w:cs="Times New Roman"/>
                <w:b/>
                <w:bCs/>
                <w:spacing w:val="2"/>
                <w:sz w:val="24"/>
                <w:szCs w:val="24"/>
                <w:shd w:val="clear" w:color="auto" w:fill="FFFFFF"/>
              </w:rPr>
            </w:pPr>
          </w:p>
          <w:p w14:paraId="5C71CC2E" w14:textId="77777777" w:rsidR="009805C1" w:rsidRPr="00D67DD4" w:rsidRDefault="009805C1" w:rsidP="007F4082">
            <w:pPr>
              <w:spacing w:line="360" w:lineRule="auto"/>
              <w:jc w:val="both"/>
              <w:rPr>
                <w:rFonts w:ascii="Times New Roman" w:hAnsi="Times New Roman" w:cs="Times New Roman"/>
                <w:b/>
                <w:bCs/>
                <w:sz w:val="24"/>
                <w:szCs w:val="24"/>
              </w:rPr>
            </w:pPr>
          </w:p>
        </w:tc>
      </w:tr>
      <w:tr w:rsidR="009805C1" w14:paraId="7D76D12D" w14:textId="77777777" w:rsidTr="007F4082">
        <w:tc>
          <w:tcPr>
            <w:tcW w:w="8630" w:type="dxa"/>
            <w:gridSpan w:val="2"/>
          </w:tcPr>
          <w:p w14:paraId="2D6E59C6" w14:textId="77777777" w:rsidR="009805C1" w:rsidRPr="00D67DD4" w:rsidRDefault="009805C1" w:rsidP="007F4082">
            <w:pPr>
              <w:spacing w:line="360" w:lineRule="auto"/>
              <w:jc w:val="center"/>
              <w:rPr>
                <w:rFonts w:ascii="Times New Roman" w:hAnsi="Times New Roman" w:cs="Times New Roman"/>
                <w:b/>
                <w:bCs/>
                <w:sz w:val="24"/>
                <w:szCs w:val="24"/>
              </w:rPr>
            </w:pPr>
            <w:r w:rsidRPr="006F263F">
              <w:rPr>
                <w:rFonts w:ascii="Times New Roman" w:hAnsi="Times New Roman" w:cs="Times New Roman"/>
                <w:b/>
                <w:bCs/>
                <w:sz w:val="24"/>
                <w:szCs w:val="24"/>
                <w:highlight w:val="yellow"/>
              </w:rPr>
              <w:lastRenderedPageBreak/>
              <w:t>Synthèse éducative</w:t>
            </w:r>
            <w:r>
              <w:rPr>
                <w:rFonts w:ascii="Times New Roman" w:hAnsi="Times New Roman" w:cs="Times New Roman"/>
                <w:b/>
                <w:bCs/>
                <w:sz w:val="24"/>
                <w:szCs w:val="24"/>
              </w:rPr>
              <w:t xml:space="preserve"> </w:t>
            </w:r>
          </w:p>
        </w:tc>
      </w:tr>
      <w:tr w:rsidR="009805C1" w14:paraId="100FDFB9" w14:textId="77777777" w:rsidTr="007F4082">
        <w:tc>
          <w:tcPr>
            <w:tcW w:w="8630" w:type="dxa"/>
            <w:gridSpan w:val="2"/>
          </w:tcPr>
          <w:p w14:paraId="524399CB" w14:textId="77777777" w:rsidR="009805C1" w:rsidRDefault="009805C1" w:rsidP="007F4082">
            <w:pPr>
              <w:spacing w:line="360" w:lineRule="auto"/>
              <w:jc w:val="both"/>
              <w:rPr>
                <w:rFonts w:ascii="Times New Roman" w:hAnsi="Times New Roman" w:cs="Times New Roman"/>
                <w:b/>
                <w:bCs/>
                <w:sz w:val="24"/>
                <w:szCs w:val="24"/>
              </w:rPr>
            </w:pPr>
            <w:r w:rsidRPr="00E5605E">
              <w:rPr>
                <w:rFonts w:ascii="Times New Roman" w:hAnsi="Times New Roman" w:cs="Times New Roman"/>
                <w:b/>
                <w:bCs/>
                <w:sz w:val="24"/>
                <w:szCs w:val="24"/>
              </w:rPr>
              <w:t>1.</w:t>
            </w:r>
            <w:r>
              <w:rPr>
                <w:rFonts w:ascii="Times New Roman" w:hAnsi="Times New Roman" w:cs="Times New Roman"/>
                <w:b/>
                <w:bCs/>
                <w:sz w:val="24"/>
                <w:szCs w:val="24"/>
              </w:rPr>
              <w:t xml:space="preserve"> </w:t>
            </w:r>
            <w:r w:rsidRPr="00E5605E">
              <w:rPr>
                <w:rFonts w:ascii="Times New Roman" w:hAnsi="Times New Roman" w:cs="Times New Roman"/>
                <w:b/>
                <w:bCs/>
                <w:sz w:val="24"/>
                <w:szCs w:val="24"/>
              </w:rPr>
              <w:t xml:space="preserve">Éléments clés des réponses des panélistes : </w:t>
            </w:r>
          </w:p>
          <w:p w14:paraId="066FD0B3" w14:textId="62129821" w:rsidR="009805C1" w:rsidRDefault="009805C1" w:rsidP="009805C1">
            <w:pPr>
              <w:pStyle w:val="Paragraphedeliste"/>
              <w:numPr>
                <w:ilvl w:val="0"/>
                <w:numId w:val="2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Communication : </w:t>
            </w:r>
            <w:r w:rsidRPr="007C4711">
              <w:rPr>
                <w:rFonts w:ascii="Times New Roman" w:hAnsi="Times New Roman" w:cs="Times New Roman"/>
                <w:sz w:val="24"/>
                <w:szCs w:val="24"/>
              </w:rPr>
              <w:t>Il est important de rencontre</w:t>
            </w:r>
            <w:ins w:id="10" w:author="Lise Lecours" w:date="2024-10-30T15:10:00Z" w16du:dateUtc="2024-10-30T19:10:00Z">
              <w:r w:rsidR="00A2092A">
                <w:rPr>
                  <w:rFonts w:ascii="Times New Roman" w:hAnsi="Times New Roman" w:cs="Times New Roman"/>
                  <w:sz w:val="24"/>
                  <w:szCs w:val="24"/>
                </w:rPr>
                <w:t>r</w:t>
              </w:r>
            </w:ins>
            <w:r w:rsidRPr="007C4711">
              <w:rPr>
                <w:rFonts w:ascii="Times New Roman" w:hAnsi="Times New Roman" w:cs="Times New Roman"/>
                <w:sz w:val="24"/>
                <w:szCs w:val="24"/>
              </w:rPr>
              <w:t xml:space="preserve"> Julie afin de lui</w:t>
            </w:r>
            <w:r>
              <w:rPr>
                <w:rFonts w:ascii="Times New Roman" w:hAnsi="Times New Roman" w:cs="Times New Roman"/>
                <w:sz w:val="24"/>
                <w:szCs w:val="24"/>
              </w:rPr>
              <w:t xml:space="preserve"> donner des commentaires positifs sur sa performance ainsi que des rétroactions positives. La sensibilité de Julie ne doit pas empêcher une rencontre pour discuter de sa performance. </w:t>
            </w:r>
          </w:p>
          <w:p w14:paraId="0AA60F3D" w14:textId="64DB672A" w:rsidR="009805C1" w:rsidRDefault="009805C1" w:rsidP="009805C1">
            <w:pPr>
              <w:pStyle w:val="Paragraphedeliste"/>
              <w:numPr>
                <w:ilvl w:val="0"/>
                <w:numId w:val="2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Renforcement positif : </w:t>
            </w:r>
            <w:r w:rsidRPr="003208F5">
              <w:rPr>
                <w:rFonts w:ascii="Times New Roman" w:hAnsi="Times New Roman" w:cs="Times New Roman"/>
                <w:sz w:val="24"/>
                <w:szCs w:val="24"/>
              </w:rPr>
              <w:t>Il faut faire preuve de bienveillance et souligner les bons coups de l’employ</w:t>
            </w:r>
            <w:ins w:id="11" w:author="Lise Lecours" w:date="2024-10-30T15:11:00Z" w16du:dateUtc="2024-10-30T19:11:00Z">
              <w:r w:rsidR="00A2092A">
                <w:rPr>
                  <w:rFonts w:ascii="Times New Roman" w:hAnsi="Times New Roman" w:cs="Times New Roman"/>
                  <w:sz w:val="24"/>
                  <w:szCs w:val="24"/>
                </w:rPr>
                <w:t>é</w:t>
              </w:r>
            </w:ins>
            <w:del w:id="12" w:author="Lise Lecours" w:date="2024-10-30T15:11:00Z" w16du:dateUtc="2024-10-30T19:11:00Z">
              <w:r w:rsidRPr="003208F5" w:rsidDel="00A2092A">
                <w:rPr>
                  <w:rFonts w:ascii="Times New Roman" w:hAnsi="Times New Roman" w:cs="Times New Roman"/>
                  <w:sz w:val="24"/>
                  <w:szCs w:val="24"/>
                </w:rPr>
                <w:delText>er</w:delText>
              </w:r>
            </w:del>
            <w:r w:rsidRPr="003208F5">
              <w:rPr>
                <w:rFonts w:ascii="Times New Roman" w:hAnsi="Times New Roman" w:cs="Times New Roman"/>
                <w:sz w:val="24"/>
                <w:szCs w:val="24"/>
              </w:rPr>
              <w:t xml:space="preserve"> dans l’entreprise</w:t>
            </w:r>
            <w:r>
              <w:rPr>
                <w:rFonts w:ascii="Times New Roman" w:hAnsi="Times New Roman" w:cs="Times New Roman"/>
                <w:sz w:val="24"/>
                <w:szCs w:val="24"/>
              </w:rPr>
              <w:t>.</w:t>
            </w:r>
            <w:r w:rsidRPr="003208F5">
              <w:rPr>
                <w:rFonts w:ascii="Times New Roman" w:hAnsi="Times New Roman" w:cs="Times New Roman"/>
                <w:sz w:val="24"/>
                <w:szCs w:val="24"/>
              </w:rPr>
              <w:t xml:space="preserve"> </w:t>
            </w:r>
          </w:p>
          <w:p w14:paraId="1FA35115" w14:textId="77777777" w:rsidR="009805C1" w:rsidRDefault="009805C1" w:rsidP="009805C1">
            <w:pPr>
              <w:pStyle w:val="Paragraphedeliste"/>
              <w:numPr>
                <w:ilvl w:val="0"/>
                <w:numId w:val="2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Rétroactions constructives : </w:t>
            </w:r>
            <w:r w:rsidRPr="00280187">
              <w:rPr>
                <w:rFonts w:ascii="Times New Roman" w:hAnsi="Times New Roman" w:cs="Times New Roman"/>
                <w:sz w:val="24"/>
                <w:szCs w:val="24"/>
              </w:rPr>
              <w:t>Compte tenu des enjeux liés au respect des échéances, il est important d’offrir des rétroactions constructives à Julie et trouver des solutions avec elle</w:t>
            </w:r>
            <w:r>
              <w:rPr>
                <w:rFonts w:ascii="Times New Roman" w:hAnsi="Times New Roman" w:cs="Times New Roman"/>
                <w:sz w:val="24"/>
                <w:szCs w:val="24"/>
              </w:rPr>
              <w:t xml:space="preserve"> pour améliorer sa performance au travail</w:t>
            </w:r>
            <w:r w:rsidRPr="00280187">
              <w:rPr>
                <w:rFonts w:ascii="Times New Roman" w:hAnsi="Times New Roman" w:cs="Times New Roman"/>
                <w:sz w:val="24"/>
                <w:szCs w:val="24"/>
              </w:rPr>
              <w:t>.</w:t>
            </w:r>
            <w:r>
              <w:rPr>
                <w:rFonts w:ascii="Times New Roman" w:hAnsi="Times New Roman" w:cs="Times New Roman"/>
                <w:b/>
                <w:bCs/>
                <w:sz w:val="24"/>
                <w:szCs w:val="24"/>
              </w:rPr>
              <w:t xml:space="preserve"> </w:t>
            </w:r>
          </w:p>
          <w:p w14:paraId="576A55C3" w14:textId="77777777" w:rsidR="009805C1" w:rsidRPr="002B6092" w:rsidRDefault="009805C1" w:rsidP="007F4082">
            <w:pPr>
              <w:spacing w:line="360" w:lineRule="auto"/>
              <w:jc w:val="both"/>
              <w:rPr>
                <w:rFonts w:ascii="Times New Roman" w:hAnsi="Times New Roman" w:cs="Times New Roman"/>
                <w:b/>
                <w:bCs/>
                <w:sz w:val="24"/>
                <w:szCs w:val="24"/>
              </w:rPr>
            </w:pPr>
          </w:p>
          <w:p w14:paraId="25691074" w14:textId="77777777" w:rsidR="009805C1" w:rsidRDefault="009805C1" w:rsidP="007F4082">
            <w:pPr>
              <w:spacing w:line="360" w:lineRule="auto"/>
              <w:jc w:val="both"/>
              <w:rPr>
                <w:rFonts w:ascii="Times New Roman" w:hAnsi="Times New Roman" w:cs="Times New Roman"/>
                <w:b/>
                <w:bCs/>
                <w:sz w:val="24"/>
                <w:szCs w:val="24"/>
              </w:rPr>
            </w:pPr>
            <w:r w:rsidRPr="00935152">
              <w:rPr>
                <w:rFonts w:ascii="Times New Roman" w:hAnsi="Times New Roman" w:cs="Times New Roman"/>
                <w:b/>
                <w:bCs/>
                <w:sz w:val="24"/>
                <w:szCs w:val="24"/>
              </w:rPr>
              <w:t>2. Points de convergence et de divergence entre les réponses :</w:t>
            </w:r>
          </w:p>
          <w:p w14:paraId="4AA8FA39" w14:textId="77777777" w:rsidR="009805C1"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Convergence : </w:t>
            </w:r>
          </w:p>
          <w:p w14:paraId="4F942C81" w14:textId="77777777" w:rsidR="009805C1" w:rsidRDefault="009805C1" w:rsidP="009805C1">
            <w:pPr>
              <w:pStyle w:val="Paragraphedeliste"/>
              <w:numPr>
                <w:ilvl w:val="0"/>
                <w:numId w:val="30"/>
              </w:numPr>
              <w:spacing w:line="360" w:lineRule="auto"/>
              <w:jc w:val="both"/>
              <w:rPr>
                <w:rFonts w:ascii="Times New Roman" w:hAnsi="Times New Roman" w:cs="Times New Roman"/>
                <w:sz w:val="24"/>
                <w:szCs w:val="24"/>
              </w:rPr>
            </w:pPr>
            <w:r w:rsidRPr="00B3032D">
              <w:rPr>
                <w:rFonts w:ascii="Times New Roman" w:hAnsi="Times New Roman" w:cs="Times New Roman"/>
                <w:sz w:val="24"/>
                <w:szCs w:val="24"/>
              </w:rPr>
              <w:t>Les panélistes s’entendent sur le fait qu’il faut mentionner à Julie les points positifs de sa prestation au travail tout en offrant une rétroaction constructive afin d’identifier des solutions pour améliorer sa performance</w:t>
            </w:r>
            <w:r>
              <w:rPr>
                <w:rFonts w:ascii="Times New Roman" w:hAnsi="Times New Roman" w:cs="Times New Roman"/>
                <w:sz w:val="24"/>
                <w:szCs w:val="24"/>
              </w:rPr>
              <w:t>.</w:t>
            </w:r>
          </w:p>
          <w:p w14:paraId="027C3BDD" w14:textId="77777777" w:rsidR="009805C1" w:rsidRDefault="009805C1" w:rsidP="007F4082">
            <w:pPr>
              <w:spacing w:line="360" w:lineRule="auto"/>
              <w:jc w:val="both"/>
              <w:rPr>
                <w:rFonts w:ascii="Times New Roman" w:hAnsi="Times New Roman" w:cs="Times New Roman"/>
                <w:b/>
                <w:bCs/>
                <w:sz w:val="24"/>
                <w:szCs w:val="24"/>
              </w:rPr>
            </w:pPr>
            <w:r w:rsidRPr="00E10BA2">
              <w:rPr>
                <w:rFonts w:ascii="Times New Roman" w:hAnsi="Times New Roman" w:cs="Times New Roman"/>
                <w:b/>
                <w:bCs/>
                <w:sz w:val="24"/>
                <w:szCs w:val="24"/>
              </w:rPr>
              <w:t xml:space="preserve">Divergence : </w:t>
            </w:r>
          </w:p>
          <w:p w14:paraId="73114F72" w14:textId="1E5BD128" w:rsidR="009805C1" w:rsidRDefault="009805C1" w:rsidP="009805C1">
            <w:pPr>
              <w:pStyle w:val="Paragraphedeliste"/>
              <w:numPr>
                <w:ilvl w:val="0"/>
                <w:numId w:val="30"/>
              </w:numPr>
              <w:spacing w:line="360" w:lineRule="auto"/>
              <w:jc w:val="both"/>
              <w:rPr>
                <w:rFonts w:ascii="Times New Roman" w:hAnsi="Times New Roman" w:cs="Times New Roman"/>
                <w:sz w:val="24"/>
                <w:szCs w:val="24"/>
              </w:rPr>
            </w:pPr>
            <w:r w:rsidRPr="00104481">
              <w:rPr>
                <w:rFonts w:ascii="Times New Roman" w:hAnsi="Times New Roman" w:cs="Times New Roman"/>
                <w:sz w:val="24"/>
                <w:szCs w:val="24"/>
              </w:rPr>
              <w:t xml:space="preserve">Deux panélistes s’entendent sur la nécessité de tenir une rencontre d’encadrement sur la performance. </w:t>
            </w:r>
            <w:r>
              <w:rPr>
                <w:rFonts w:ascii="Times New Roman" w:hAnsi="Times New Roman" w:cs="Times New Roman"/>
                <w:sz w:val="24"/>
                <w:szCs w:val="24"/>
              </w:rPr>
              <w:t xml:space="preserve">Un panéliste mentionne qu’il est préférable de </w:t>
            </w:r>
            <w:r w:rsidRPr="008E4C55">
              <w:rPr>
                <w:rFonts w:ascii="Times New Roman" w:hAnsi="Times New Roman" w:cs="Times New Roman"/>
                <w:sz w:val="24"/>
                <w:szCs w:val="24"/>
              </w:rPr>
              <w:t xml:space="preserve">la laisser parler pour </w:t>
            </w:r>
            <w:ins w:id="13" w:author="Lise Lecours" w:date="2024-10-30T15:11:00Z" w16du:dateUtc="2024-10-30T19:11:00Z">
              <w:r w:rsidR="00A2092A">
                <w:rPr>
                  <w:rFonts w:ascii="Times New Roman" w:hAnsi="Times New Roman" w:cs="Times New Roman"/>
                  <w:sz w:val="24"/>
                  <w:szCs w:val="24"/>
                </w:rPr>
                <w:t xml:space="preserve">une </w:t>
              </w:r>
            </w:ins>
            <w:r w:rsidRPr="008E4C55">
              <w:rPr>
                <w:rFonts w:ascii="Times New Roman" w:hAnsi="Times New Roman" w:cs="Times New Roman"/>
                <w:sz w:val="24"/>
                <w:szCs w:val="24"/>
              </w:rPr>
              <w:t>prise de conscience et suivre son évolution avec des rencontres serrées</w:t>
            </w:r>
            <w:r>
              <w:rPr>
                <w:rFonts w:ascii="Times New Roman" w:hAnsi="Times New Roman" w:cs="Times New Roman"/>
                <w:sz w:val="24"/>
                <w:szCs w:val="24"/>
              </w:rPr>
              <w:t xml:space="preserve"> plutôt que de tenir une rencontre d’encadrement. </w:t>
            </w:r>
          </w:p>
          <w:p w14:paraId="7A21B12A" w14:textId="62BF1222" w:rsidR="009805C1" w:rsidRDefault="009805C1" w:rsidP="009805C1">
            <w:pPr>
              <w:pStyle w:val="Paragraphedeliste"/>
              <w:numPr>
                <w:ilvl w:val="0"/>
                <w:numId w:val="30"/>
              </w:numPr>
              <w:spacing w:line="360" w:lineRule="auto"/>
              <w:jc w:val="both"/>
              <w:rPr>
                <w:rFonts w:ascii="Times New Roman" w:hAnsi="Times New Roman" w:cs="Times New Roman"/>
                <w:sz w:val="24"/>
                <w:szCs w:val="24"/>
              </w:rPr>
            </w:pPr>
            <w:del w:id="14" w:author="Lise Lecours" w:date="2024-10-30T15:11:00Z" w16du:dateUtc="2024-10-30T19:11:00Z">
              <w:r w:rsidDel="00A2092A">
                <w:rPr>
                  <w:rFonts w:ascii="Times New Roman" w:hAnsi="Times New Roman" w:cs="Times New Roman"/>
                  <w:sz w:val="24"/>
                  <w:szCs w:val="24"/>
                </w:rPr>
                <w:delText> </w:delText>
              </w:r>
            </w:del>
            <w:r>
              <w:rPr>
                <w:rFonts w:ascii="Times New Roman" w:hAnsi="Times New Roman" w:cs="Times New Roman"/>
                <w:sz w:val="24"/>
                <w:szCs w:val="24"/>
              </w:rPr>
              <w:t>Gl</w:t>
            </w:r>
            <w:r w:rsidRPr="00046F3C">
              <w:rPr>
                <w:rFonts w:ascii="Times New Roman" w:hAnsi="Times New Roman" w:cs="Times New Roman"/>
                <w:sz w:val="24"/>
                <w:szCs w:val="24"/>
              </w:rPr>
              <w:t>isse</w:t>
            </w:r>
            <w:r>
              <w:rPr>
                <w:rFonts w:ascii="Times New Roman" w:hAnsi="Times New Roman" w:cs="Times New Roman"/>
                <w:sz w:val="24"/>
                <w:szCs w:val="24"/>
              </w:rPr>
              <w:t>r</w:t>
            </w:r>
            <w:r w:rsidRPr="00046F3C">
              <w:rPr>
                <w:rFonts w:ascii="Times New Roman" w:hAnsi="Times New Roman" w:cs="Times New Roman"/>
                <w:sz w:val="24"/>
                <w:szCs w:val="24"/>
              </w:rPr>
              <w:t xml:space="preserve"> un commentaire constructif avec humour et bienveillance</w:t>
            </w:r>
            <w:r>
              <w:rPr>
                <w:rFonts w:ascii="Times New Roman" w:hAnsi="Times New Roman" w:cs="Times New Roman"/>
                <w:sz w:val="24"/>
                <w:szCs w:val="24"/>
              </w:rPr>
              <w:t xml:space="preserve"> divise les panélistes. Bien qu’un panéliste mentionne que cela puisse servir pour faire passer les messages intelligemment, un autre panéliste mentionne que le message </w:t>
            </w:r>
            <w:r>
              <w:rPr>
                <w:rFonts w:ascii="Times New Roman" w:hAnsi="Times New Roman" w:cs="Times New Roman"/>
                <w:sz w:val="24"/>
                <w:szCs w:val="24"/>
              </w:rPr>
              <w:lastRenderedPageBreak/>
              <w:t xml:space="preserve">pourrait être mal perçu par Julie, surtout si la situation actuelle est stressante pour l’employée. </w:t>
            </w:r>
          </w:p>
          <w:p w14:paraId="799686A0" w14:textId="77777777" w:rsidR="009805C1" w:rsidRDefault="009805C1" w:rsidP="007F4082">
            <w:pPr>
              <w:spacing w:line="360" w:lineRule="auto"/>
              <w:jc w:val="both"/>
              <w:rPr>
                <w:rFonts w:ascii="Times New Roman" w:hAnsi="Times New Roman" w:cs="Times New Roman"/>
                <w:sz w:val="24"/>
                <w:szCs w:val="24"/>
              </w:rPr>
            </w:pPr>
          </w:p>
          <w:p w14:paraId="1EB79765" w14:textId="77777777" w:rsidR="009805C1" w:rsidRDefault="009805C1" w:rsidP="007F4082">
            <w:pPr>
              <w:spacing w:line="360" w:lineRule="auto"/>
              <w:jc w:val="both"/>
              <w:rPr>
                <w:rFonts w:ascii="Times New Roman" w:hAnsi="Times New Roman" w:cs="Times New Roman"/>
                <w:b/>
                <w:bCs/>
                <w:sz w:val="24"/>
                <w:szCs w:val="24"/>
              </w:rPr>
            </w:pPr>
            <w:r w:rsidRPr="00C82B83">
              <w:rPr>
                <w:rFonts w:ascii="Times New Roman" w:hAnsi="Times New Roman" w:cs="Times New Roman"/>
                <w:b/>
                <w:bCs/>
                <w:sz w:val="24"/>
                <w:szCs w:val="24"/>
              </w:rPr>
              <w:t>3. Bilan</w:t>
            </w:r>
          </w:p>
          <w:p w14:paraId="0437CD7E"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Dans l’ensemble, il est essentiel de souligner les points positifs de la performance de Julie au travail. Il faut aussi offrir des commentaires constructifs à Julie en lien avec le respect des échéances. Bien que Julie soit de nature sensible, il est important de communiquer tout de même vos attentes en lien avec sa prestation de travail.</w:t>
            </w:r>
          </w:p>
          <w:p w14:paraId="6BD31F68" w14:textId="77777777" w:rsidR="009805C1" w:rsidRDefault="009805C1" w:rsidP="007F4082">
            <w:pPr>
              <w:spacing w:line="360" w:lineRule="auto"/>
              <w:jc w:val="both"/>
              <w:rPr>
                <w:rFonts w:ascii="Times New Roman" w:hAnsi="Times New Roman" w:cs="Times New Roman"/>
                <w:b/>
                <w:bCs/>
                <w:sz w:val="24"/>
                <w:szCs w:val="24"/>
              </w:rPr>
            </w:pPr>
          </w:p>
          <w:p w14:paraId="1D68C14F" w14:textId="77777777" w:rsidR="009805C1" w:rsidRDefault="009805C1" w:rsidP="007F4082">
            <w:pPr>
              <w:spacing w:line="360" w:lineRule="auto"/>
              <w:jc w:val="both"/>
              <w:rPr>
                <w:rFonts w:ascii="Times New Roman" w:hAnsi="Times New Roman" w:cs="Times New Roman"/>
                <w:b/>
                <w:bCs/>
                <w:sz w:val="24"/>
                <w:szCs w:val="24"/>
              </w:rPr>
            </w:pPr>
            <w:r w:rsidRPr="00577BF0">
              <w:rPr>
                <w:rFonts w:ascii="Times New Roman" w:hAnsi="Times New Roman" w:cs="Times New Roman"/>
                <w:b/>
                <w:bCs/>
                <w:sz w:val="24"/>
                <w:szCs w:val="24"/>
                <w:highlight w:val="yellow"/>
              </w:rPr>
              <w:t>Ressources </w:t>
            </w:r>
            <w:r>
              <w:rPr>
                <w:rFonts w:ascii="Times New Roman" w:hAnsi="Times New Roman" w:cs="Times New Roman"/>
                <w:b/>
                <w:bCs/>
                <w:sz w:val="24"/>
                <w:szCs w:val="24"/>
                <w:highlight w:val="yellow"/>
              </w:rPr>
              <w:t>pour aller plus loin</w:t>
            </w:r>
            <w:r w:rsidRPr="00577BF0">
              <w:rPr>
                <w:rFonts w:ascii="Times New Roman" w:hAnsi="Times New Roman" w:cs="Times New Roman"/>
                <w:b/>
                <w:bCs/>
                <w:sz w:val="24"/>
                <w:szCs w:val="24"/>
                <w:highlight w:val="yellow"/>
              </w:rPr>
              <w:t>:</w:t>
            </w:r>
            <w:r>
              <w:rPr>
                <w:rFonts w:ascii="Times New Roman" w:hAnsi="Times New Roman" w:cs="Times New Roman"/>
                <w:b/>
                <w:bCs/>
                <w:sz w:val="24"/>
                <w:szCs w:val="24"/>
              </w:rPr>
              <w:t xml:space="preserve"> </w:t>
            </w:r>
          </w:p>
          <w:p w14:paraId="56CCB629" w14:textId="77777777" w:rsidR="009805C1" w:rsidRDefault="009805C1" w:rsidP="007F4082">
            <w:pPr>
              <w:spacing w:line="360" w:lineRule="auto"/>
              <w:jc w:val="both"/>
              <w:rPr>
                <w:rFonts w:ascii="Times New Roman" w:hAnsi="Times New Roman" w:cs="Times New Roman"/>
                <w:b/>
                <w:bCs/>
                <w:sz w:val="24"/>
                <w:szCs w:val="24"/>
              </w:rPr>
            </w:pPr>
          </w:p>
          <w:p w14:paraId="06752128" w14:textId="77777777" w:rsidR="009805C1" w:rsidRDefault="009805C1" w:rsidP="007F4082">
            <w:pPr>
              <w:spacing w:line="360" w:lineRule="auto"/>
              <w:jc w:val="both"/>
              <w:rPr>
                <w:rFonts w:ascii="Times New Roman" w:hAnsi="Times New Roman" w:cs="Times New Roman"/>
                <w:sz w:val="24"/>
                <w:szCs w:val="24"/>
              </w:rPr>
            </w:pPr>
            <w:r w:rsidRPr="00BF4428">
              <w:rPr>
                <w:rFonts w:ascii="Times New Roman" w:hAnsi="Times New Roman" w:cs="Times New Roman"/>
                <w:sz w:val="24"/>
                <w:szCs w:val="24"/>
              </w:rPr>
              <w:t>Ordre des conseillers en ressources humaines et en relations industrielles agréés du Québec (CRHA</w:t>
            </w:r>
            <w:r>
              <w:rPr>
                <w:rFonts w:ascii="Times New Roman" w:hAnsi="Times New Roman" w:cs="Times New Roman"/>
                <w:sz w:val="24"/>
                <w:szCs w:val="24"/>
              </w:rPr>
              <w:t xml:space="preserve">). (2020). </w:t>
            </w:r>
            <w:r w:rsidRPr="00E93F8C">
              <w:rPr>
                <w:rFonts w:ascii="Times New Roman" w:hAnsi="Times New Roman" w:cs="Times New Roman"/>
                <w:i/>
                <w:iCs/>
                <w:sz w:val="24"/>
                <w:szCs w:val="24"/>
              </w:rPr>
              <w:t xml:space="preserve">Comment donner une </w:t>
            </w:r>
            <w:proofErr w:type="gramStart"/>
            <w:r w:rsidRPr="00E93F8C">
              <w:rPr>
                <w:rFonts w:ascii="Times New Roman" w:hAnsi="Times New Roman" w:cs="Times New Roman"/>
                <w:i/>
                <w:iCs/>
                <w:sz w:val="24"/>
                <w:szCs w:val="24"/>
              </w:rPr>
              <w:t>rétroaction?</w:t>
            </w:r>
            <w:r>
              <w:rPr>
                <w:rFonts w:ascii="Times New Roman" w:hAnsi="Times New Roman" w:cs="Times New Roman"/>
                <w:sz w:val="24"/>
                <w:szCs w:val="24"/>
              </w:rPr>
              <w:t>.</w:t>
            </w:r>
            <w:proofErr w:type="gramEnd"/>
            <w:r>
              <w:rPr>
                <w:rFonts w:ascii="Times New Roman" w:hAnsi="Times New Roman" w:cs="Times New Roman"/>
                <w:sz w:val="24"/>
                <w:szCs w:val="24"/>
              </w:rPr>
              <w:t xml:space="preserve"> CRHA.</w:t>
            </w:r>
            <w:r w:rsidRPr="007E5982">
              <w:rPr>
                <w:rFonts w:ascii="Times New Roman" w:hAnsi="Times New Roman" w:cs="Times New Roman"/>
                <w:b/>
                <w:bCs/>
                <w:sz w:val="24"/>
                <w:szCs w:val="24"/>
              </w:rPr>
              <w:t xml:space="preserve"> </w:t>
            </w:r>
            <w:hyperlink r:id="rId12" w:history="1">
              <w:r w:rsidRPr="004A0CC6">
                <w:rPr>
                  <w:rStyle w:val="Hyperlien"/>
                  <w:rFonts w:ascii="Times New Roman" w:hAnsi="Times New Roman" w:cs="Times New Roman"/>
                  <w:sz w:val="24"/>
                  <w:szCs w:val="24"/>
                </w:rPr>
                <w:t>https://ordrecrha.org/services/mentorat-crha/billets-du-mentor/2020/01/comment-donne-retroaction</w:t>
              </w:r>
            </w:hyperlink>
          </w:p>
          <w:p w14:paraId="5685C256" w14:textId="77777777" w:rsidR="009805C1" w:rsidRPr="00B34B2F" w:rsidRDefault="009805C1" w:rsidP="007F4082">
            <w:pPr>
              <w:spacing w:line="360" w:lineRule="auto"/>
              <w:jc w:val="both"/>
              <w:rPr>
                <w:rFonts w:ascii="Times New Roman" w:hAnsi="Times New Roman" w:cs="Times New Roman"/>
                <w:sz w:val="24"/>
                <w:szCs w:val="24"/>
              </w:rPr>
            </w:pPr>
          </w:p>
          <w:p w14:paraId="647D5008" w14:textId="77777777" w:rsidR="009805C1" w:rsidRDefault="009805C1" w:rsidP="007F4082">
            <w:pPr>
              <w:spacing w:line="360" w:lineRule="auto"/>
              <w:jc w:val="both"/>
              <w:rPr>
                <w:rFonts w:ascii="Times New Roman" w:hAnsi="Times New Roman" w:cs="Times New Roman"/>
                <w:sz w:val="24"/>
                <w:szCs w:val="24"/>
              </w:rPr>
            </w:pPr>
            <w:r w:rsidRPr="00B34B2F">
              <w:rPr>
                <w:rFonts w:ascii="Times New Roman" w:hAnsi="Times New Roman" w:cs="Times New Roman"/>
                <w:sz w:val="24"/>
                <w:szCs w:val="24"/>
              </w:rPr>
              <w:t xml:space="preserve">Bastian, Sabina. (2024, 28 août). </w:t>
            </w:r>
            <w:r w:rsidRPr="00B34B2F">
              <w:rPr>
                <w:rFonts w:ascii="Times New Roman" w:hAnsi="Times New Roman" w:cs="Times New Roman"/>
                <w:i/>
                <w:iCs/>
                <w:sz w:val="24"/>
                <w:szCs w:val="24"/>
              </w:rPr>
              <w:t>Leadership : 5 conseils pour obtenir une rétroaction bénéfique</w:t>
            </w:r>
            <w:r>
              <w:rPr>
                <w:rFonts w:ascii="Times New Roman" w:hAnsi="Times New Roman" w:cs="Times New Roman"/>
                <w:sz w:val="24"/>
                <w:szCs w:val="24"/>
              </w:rPr>
              <w:t xml:space="preserve">. </w:t>
            </w:r>
            <w:r w:rsidRPr="00193D53">
              <w:rPr>
                <w:rFonts w:ascii="Times New Roman" w:hAnsi="Times New Roman" w:cs="Times New Roman"/>
                <w:sz w:val="24"/>
                <w:szCs w:val="24"/>
              </w:rPr>
              <w:t>Gestion HEC Montréal</w:t>
            </w:r>
            <w:r>
              <w:rPr>
                <w:rFonts w:ascii="Times New Roman" w:hAnsi="Times New Roman" w:cs="Times New Roman"/>
                <w:sz w:val="24"/>
                <w:szCs w:val="24"/>
              </w:rPr>
              <w:t xml:space="preserve">. </w:t>
            </w:r>
            <w:hyperlink r:id="rId13" w:history="1">
              <w:r w:rsidRPr="004A0CC6">
                <w:rPr>
                  <w:rStyle w:val="Hyperlien"/>
                  <w:rFonts w:ascii="Times New Roman" w:hAnsi="Times New Roman" w:cs="Times New Roman"/>
                  <w:sz w:val="24"/>
                  <w:szCs w:val="24"/>
                </w:rPr>
                <w:t>https://www.revuegestion.ca/leadership-5-conseils-pour-obtenir-une-retroaction-benefique</w:t>
              </w:r>
            </w:hyperlink>
          </w:p>
          <w:p w14:paraId="3674273C" w14:textId="77777777" w:rsidR="009805C1" w:rsidRDefault="009805C1" w:rsidP="007F4082">
            <w:pPr>
              <w:spacing w:line="360" w:lineRule="auto"/>
              <w:jc w:val="both"/>
              <w:rPr>
                <w:rFonts w:ascii="Times New Roman" w:hAnsi="Times New Roman" w:cs="Times New Roman"/>
                <w:sz w:val="24"/>
                <w:szCs w:val="24"/>
              </w:rPr>
            </w:pPr>
          </w:p>
          <w:p w14:paraId="21120AF5" w14:textId="77777777" w:rsidR="009805C1" w:rsidRPr="00B34B2F"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Dufour, S. (2020, 23 janvier). </w:t>
            </w:r>
            <w:r w:rsidRPr="00C21749">
              <w:rPr>
                <w:rFonts w:ascii="Times New Roman" w:hAnsi="Times New Roman" w:cs="Times New Roman"/>
                <w:sz w:val="24"/>
                <w:szCs w:val="24"/>
              </w:rPr>
              <w:t>La culture de la rétroaction : une pratique émergente au cœur de la gestion des équipes</w:t>
            </w:r>
            <w:r>
              <w:rPr>
                <w:rFonts w:ascii="Times New Roman" w:hAnsi="Times New Roman" w:cs="Times New Roman"/>
                <w:sz w:val="24"/>
                <w:szCs w:val="24"/>
              </w:rPr>
              <w:t xml:space="preserve">. </w:t>
            </w:r>
            <w:r w:rsidRPr="000F4FF5">
              <w:rPr>
                <w:rFonts w:ascii="Times New Roman" w:hAnsi="Times New Roman" w:cs="Times New Roman"/>
                <w:i/>
                <w:iCs/>
                <w:sz w:val="24"/>
                <w:szCs w:val="24"/>
              </w:rPr>
              <w:t>Revue RH</w:t>
            </w:r>
            <w:r>
              <w:rPr>
                <w:rFonts w:ascii="Times New Roman" w:hAnsi="Times New Roman" w:cs="Times New Roman"/>
                <w:i/>
                <w:iCs/>
                <w:sz w:val="24"/>
                <w:szCs w:val="24"/>
              </w:rPr>
              <w:t>, 22.</w:t>
            </w:r>
            <w:r w:rsidRPr="001B5DD2">
              <w:rPr>
                <w:rFonts w:ascii="Times New Roman" w:hAnsi="Times New Roman" w:cs="Times New Roman"/>
                <w:sz w:val="24"/>
                <w:szCs w:val="24"/>
              </w:rPr>
              <w:t xml:space="preserve"> https://carrefourrh.org/ressources/revue-rh/volume-22-hors-serie/culture-retroaction</w:t>
            </w:r>
          </w:p>
          <w:p w14:paraId="4C3B0A88" w14:textId="77777777" w:rsidR="009805C1" w:rsidRPr="002B6092" w:rsidRDefault="009805C1" w:rsidP="007F4082">
            <w:pPr>
              <w:spacing w:line="360" w:lineRule="auto"/>
              <w:jc w:val="both"/>
              <w:rPr>
                <w:rFonts w:ascii="Times New Roman" w:hAnsi="Times New Roman" w:cs="Times New Roman"/>
                <w:b/>
                <w:bCs/>
                <w:sz w:val="24"/>
                <w:szCs w:val="24"/>
              </w:rPr>
            </w:pPr>
          </w:p>
        </w:tc>
      </w:tr>
    </w:tbl>
    <w:p w14:paraId="4C06674A" w14:textId="77777777" w:rsidR="009805C1" w:rsidRDefault="009805C1" w:rsidP="009805C1">
      <w:pPr>
        <w:rPr>
          <w:rFonts w:ascii="Times New Roman" w:hAnsi="Times New Roman" w:cs="Times New Roman"/>
          <w:sz w:val="24"/>
          <w:szCs w:val="24"/>
        </w:rPr>
      </w:pPr>
    </w:p>
    <w:p w14:paraId="2CB56CBB" w14:textId="77777777" w:rsidR="009805C1" w:rsidRDefault="009805C1" w:rsidP="009805C1">
      <w:pPr>
        <w:rPr>
          <w:rFonts w:ascii="Times New Roman" w:hAnsi="Times New Roman" w:cs="Times New Roman"/>
          <w:sz w:val="24"/>
          <w:szCs w:val="24"/>
        </w:rPr>
      </w:pPr>
    </w:p>
    <w:p w14:paraId="47191C86" w14:textId="77777777" w:rsidR="009805C1" w:rsidRDefault="009805C1" w:rsidP="009805C1">
      <w:pPr>
        <w:rPr>
          <w:rFonts w:ascii="Times New Roman" w:hAnsi="Times New Roman" w:cs="Times New Roman"/>
          <w:sz w:val="24"/>
          <w:szCs w:val="24"/>
        </w:rPr>
      </w:pPr>
    </w:p>
    <w:p w14:paraId="29680B4F" w14:textId="77777777" w:rsidR="009805C1" w:rsidRDefault="009805C1" w:rsidP="009805C1">
      <w:pPr>
        <w:rPr>
          <w:rFonts w:ascii="Times New Roman" w:hAnsi="Times New Roman" w:cs="Times New Roman"/>
          <w:sz w:val="24"/>
          <w:szCs w:val="24"/>
        </w:rPr>
      </w:pPr>
    </w:p>
    <w:p w14:paraId="1786AC3F" w14:textId="77777777" w:rsidR="009805C1" w:rsidRDefault="009805C1" w:rsidP="009805C1">
      <w:pPr>
        <w:rPr>
          <w:rFonts w:ascii="Times New Roman" w:hAnsi="Times New Roman" w:cs="Times New Roman"/>
          <w:sz w:val="24"/>
          <w:szCs w:val="24"/>
        </w:rPr>
      </w:pPr>
    </w:p>
    <w:p w14:paraId="248A987F" w14:textId="77777777" w:rsidR="009805C1" w:rsidRDefault="009805C1" w:rsidP="009805C1">
      <w:pPr>
        <w:rPr>
          <w:rFonts w:ascii="Times New Roman" w:hAnsi="Times New Roman" w:cs="Times New Roman"/>
          <w:sz w:val="24"/>
          <w:szCs w:val="24"/>
        </w:rPr>
      </w:pPr>
    </w:p>
    <w:p w14:paraId="74090F09" w14:textId="77777777" w:rsidR="009805C1" w:rsidRDefault="009805C1" w:rsidP="009805C1">
      <w:pPr>
        <w:rPr>
          <w:rFonts w:ascii="Times New Roman" w:hAnsi="Times New Roman" w:cs="Times New Roman"/>
          <w:sz w:val="24"/>
          <w:szCs w:val="24"/>
        </w:rPr>
      </w:pPr>
    </w:p>
    <w:p w14:paraId="1A92B060" w14:textId="77777777" w:rsidR="009805C1" w:rsidRDefault="009805C1" w:rsidP="009805C1">
      <w:pPr>
        <w:rPr>
          <w:rFonts w:ascii="Times New Roman" w:hAnsi="Times New Roman" w:cs="Times New Roman"/>
          <w:sz w:val="24"/>
          <w:szCs w:val="24"/>
        </w:rPr>
      </w:pPr>
    </w:p>
    <w:p w14:paraId="08852021" w14:textId="77777777" w:rsidR="009805C1" w:rsidRDefault="009805C1" w:rsidP="009805C1">
      <w:pPr>
        <w:rPr>
          <w:rFonts w:ascii="Times New Roman" w:hAnsi="Times New Roman" w:cs="Times New Roman"/>
          <w:sz w:val="24"/>
          <w:szCs w:val="24"/>
        </w:rPr>
      </w:pPr>
    </w:p>
    <w:p w14:paraId="3D2D7EBA" w14:textId="77777777" w:rsidR="00A2092A" w:rsidRDefault="00A2092A">
      <w:pPr>
        <w:spacing w:after="160" w:line="259" w:lineRule="auto"/>
        <w:rPr>
          <w:ins w:id="15" w:author="Lise Lecours" w:date="2024-10-30T15:12:00Z" w16du:dateUtc="2024-10-30T19:12:00Z"/>
          <w:rFonts w:ascii="Times New Roman" w:hAnsi="Times New Roman" w:cs="Times New Roman"/>
          <w:b/>
          <w:bCs/>
          <w:sz w:val="24"/>
          <w:szCs w:val="24"/>
          <w:u w:val="single"/>
        </w:rPr>
      </w:pPr>
      <w:ins w:id="16" w:author="Lise Lecours" w:date="2024-10-30T15:12:00Z" w16du:dateUtc="2024-10-30T19:12:00Z">
        <w:r>
          <w:rPr>
            <w:rFonts w:ascii="Times New Roman" w:hAnsi="Times New Roman" w:cs="Times New Roman"/>
            <w:b/>
            <w:bCs/>
            <w:sz w:val="24"/>
            <w:szCs w:val="24"/>
            <w:u w:val="single"/>
          </w:rPr>
          <w:br w:type="page"/>
        </w:r>
      </w:ins>
    </w:p>
    <w:p w14:paraId="762E4FE0" w14:textId="56ACC5CF" w:rsidR="009805C1" w:rsidRDefault="009805C1" w:rsidP="009805C1">
      <w:pPr>
        <w:rPr>
          <w:rFonts w:ascii="Times New Roman" w:hAnsi="Times New Roman" w:cs="Times New Roman"/>
          <w:b/>
          <w:bCs/>
          <w:sz w:val="24"/>
          <w:szCs w:val="24"/>
          <w:u w:val="single"/>
        </w:rPr>
      </w:pPr>
      <w:r w:rsidRPr="007B468B">
        <w:rPr>
          <w:rFonts w:ascii="Times New Roman" w:hAnsi="Times New Roman" w:cs="Times New Roman"/>
          <w:b/>
          <w:bCs/>
          <w:sz w:val="24"/>
          <w:szCs w:val="24"/>
          <w:u w:val="single"/>
        </w:rPr>
        <w:lastRenderedPageBreak/>
        <w:t>Situation #3 : Employé</w:t>
      </w:r>
      <w:r>
        <w:rPr>
          <w:rFonts w:ascii="Times New Roman" w:hAnsi="Times New Roman" w:cs="Times New Roman"/>
          <w:b/>
          <w:bCs/>
          <w:sz w:val="24"/>
          <w:szCs w:val="24"/>
          <w:u w:val="single"/>
        </w:rPr>
        <w:t>e</w:t>
      </w:r>
      <w:r w:rsidRPr="007B468B">
        <w:rPr>
          <w:rFonts w:ascii="Times New Roman" w:hAnsi="Times New Roman" w:cs="Times New Roman"/>
          <w:b/>
          <w:bCs/>
          <w:sz w:val="24"/>
          <w:szCs w:val="24"/>
          <w:u w:val="single"/>
        </w:rPr>
        <w:t xml:space="preserve"> à personnalité difficile</w:t>
      </w:r>
    </w:p>
    <w:p w14:paraId="69BB45EC" w14:textId="77777777" w:rsidR="009805C1" w:rsidRPr="007B468B" w:rsidRDefault="009805C1" w:rsidP="009805C1">
      <w:pPr>
        <w:rPr>
          <w:rFonts w:ascii="Times New Roman" w:hAnsi="Times New Roman" w:cs="Times New Roman"/>
          <w:sz w:val="24"/>
          <w:szCs w:val="24"/>
          <w:u w:val="single"/>
        </w:rPr>
      </w:pPr>
    </w:p>
    <w:tbl>
      <w:tblPr>
        <w:tblStyle w:val="Grilledutableau"/>
        <w:tblW w:w="8629" w:type="dxa"/>
        <w:tblLook w:val="04A0" w:firstRow="1" w:lastRow="0" w:firstColumn="1" w:lastColumn="0" w:noHBand="0" w:noVBand="1"/>
      </w:tblPr>
      <w:tblGrid>
        <w:gridCol w:w="4314"/>
        <w:gridCol w:w="4315"/>
      </w:tblGrid>
      <w:tr w:rsidR="009805C1" w14:paraId="6AE0FAFA" w14:textId="77777777" w:rsidTr="007F4082">
        <w:trPr>
          <w:trHeight w:val="561"/>
        </w:trPr>
        <w:tc>
          <w:tcPr>
            <w:tcW w:w="8629" w:type="dxa"/>
            <w:gridSpan w:val="2"/>
          </w:tcPr>
          <w:p w14:paraId="5076712F"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 xml:space="preserve">Situation </w:t>
            </w:r>
            <w:r>
              <w:rPr>
                <w:rFonts w:ascii="Times New Roman" w:hAnsi="Times New Roman" w:cs="Times New Roman"/>
                <w:b/>
                <w:bCs/>
                <w:sz w:val="24"/>
                <w:szCs w:val="24"/>
              </w:rPr>
              <w:t xml:space="preserve">#3 : </w:t>
            </w:r>
            <w:r w:rsidRPr="008570A8">
              <w:rPr>
                <w:rFonts w:ascii="Times New Roman" w:hAnsi="Times New Roman" w:cs="Times New Roman"/>
                <w:b/>
                <w:bCs/>
                <w:sz w:val="24"/>
                <w:szCs w:val="24"/>
              </w:rPr>
              <w:t>Employé</w:t>
            </w:r>
            <w:r>
              <w:rPr>
                <w:rFonts w:ascii="Times New Roman" w:hAnsi="Times New Roman" w:cs="Times New Roman"/>
                <w:b/>
                <w:bCs/>
                <w:sz w:val="24"/>
                <w:szCs w:val="24"/>
              </w:rPr>
              <w:t>e</w:t>
            </w:r>
            <w:r w:rsidRPr="008570A8">
              <w:rPr>
                <w:rFonts w:ascii="Times New Roman" w:hAnsi="Times New Roman" w:cs="Times New Roman"/>
                <w:b/>
                <w:bCs/>
                <w:sz w:val="24"/>
                <w:szCs w:val="24"/>
              </w:rPr>
              <w:t xml:space="preserve"> à personnalité difficile</w:t>
            </w:r>
          </w:p>
        </w:tc>
      </w:tr>
      <w:tr w:rsidR="009805C1" w14:paraId="01EA4C73" w14:textId="77777777" w:rsidTr="007F4082">
        <w:trPr>
          <w:trHeight w:val="1321"/>
        </w:trPr>
        <w:tc>
          <w:tcPr>
            <w:tcW w:w="8629" w:type="dxa"/>
            <w:gridSpan w:val="2"/>
          </w:tcPr>
          <w:p w14:paraId="54094008" w14:textId="77777777" w:rsidR="009805C1" w:rsidRDefault="009805C1" w:rsidP="007F4082">
            <w:pPr>
              <w:spacing w:line="360" w:lineRule="auto"/>
              <w:jc w:val="both"/>
              <w:rPr>
                <w:rFonts w:ascii="Times New Roman" w:hAnsi="Times New Roman" w:cs="Times New Roman"/>
                <w:sz w:val="24"/>
                <w:szCs w:val="24"/>
              </w:rPr>
            </w:pPr>
            <w:r w:rsidRPr="008E0855">
              <w:rPr>
                <w:rFonts w:ascii="Times New Roman" w:hAnsi="Times New Roman" w:cs="Times New Roman"/>
                <w:sz w:val="24"/>
                <w:szCs w:val="24"/>
              </w:rPr>
              <w:t>Vous êtes nouvellement gestionnaire d’une équipe de 12 personnes et vous avez une employée dans votre équipe dont vous avez déjà entendu parler avant votre entrée en poste comme étant une personne ayant des opinions tranchées.  Dès vos premières semaines dans l’équipe, 4 personnes viennent vous confier vivre des enjeux avec cette employée.  Elle est réactive lorsque ses collègues lui posent des questions.  Elle personnalise les enjeux et c’est toujours la faute de ses collègues quand la collaboration est houleuse.</w:t>
            </w:r>
          </w:p>
        </w:tc>
      </w:tr>
      <w:tr w:rsidR="009805C1" w14:paraId="15DB2A48" w14:textId="77777777" w:rsidTr="007F4082">
        <w:trPr>
          <w:trHeight w:val="472"/>
        </w:trPr>
        <w:tc>
          <w:tcPr>
            <w:tcW w:w="8629" w:type="dxa"/>
            <w:gridSpan w:val="2"/>
          </w:tcPr>
          <w:p w14:paraId="14838D94"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Scénario 1</w:t>
            </w:r>
          </w:p>
        </w:tc>
      </w:tr>
      <w:tr w:rsidR="009805C1" w14:paraId="794B36A2" w14:textId="77777777" w:rsidTr="007F4082">
        <w:trPr>
          <w:trHeight w:val="423"/>
        </w:trPr>
        <w:tc>
          <w:tcPr>
            <w:tcW w:w="4314" w:type="dxa"/>
          </w:tcPr>
          <w:p w14:paraId="13F1C987"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3DCCEA74"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savez que…</w:t>
            </w:r>
          </w:p>
        </w:tc>
      </w:tr>
      <w:tr w:rsidR="009805C1" w14:paraId="13BBD5A2" w14:textId="77777777" w:rsidTr="007F4082">
        <w:trPr>
          <w:trHeight w:val="1247"/>
        </w:trPr>
        <w:tc>
          <w:tcPr>
            <w:tcW w:w="4314" w:type="dxa"/>
          </w:tcPr>
          <w:p w14:paraId="557BE487" w14:textId="77777777" w:rsidR="009805C1" w:rsidRDefault="009805C1" w:rsidP="007F4082">
            <w:pPr>
              <w:spacing w:line="360" w:lineRule="auto"/>
              <w:jc w:val="both"/>
              <w:rPr>
                <w:rFonts w:ascii="Times New Roman" w:hAnsi="Times New Roman" w:cs="Times New Roman"/>
                <w:sz w:val="24"/>
                <w:szCs w:val="24"/>
              </w:rPr>
            </w:pPr>
            <w:r w:rsidRPr="00342C7C">
              <w:rPr>
                <w:rFonts w:ascii="Times New Roman" w:hAnsi="Times New Roman" w:cs="Times New Roman"/>
                <w:sz w:val="24"/>
                <w:szCs w:val="24"/>
              </w:rPr>
              <w:t>La rencontrer immédiatement pour la questionner sur sa version des faits.</w:t>
            </w:r>
          </w:p>
        </w:tc>
        <w:tc>
          <w:tcPr>
            <w:tcW w:w="4315" w:type="dxa"/>
          </w:tcPr>
          <w:p w14:paraId="0CFAFCAB" w14:textId="77777777" w:rsidR="009805C1" w:rsidRDefault="009805C1" w:rsidP="007F4082">
            <w:pPr>
              <w:spacing w:line="360" w:lineRule="auto"/>
              <w:jc w:val="both"/>
              <w:rPr>
                <w:rFonts w:ascii="Times New Roman" w:hAnsi="Times New Roman" w:cs="Times New Roman"/>
                <w:sz w:val="24"/>
                <w:szCs w:val="24"/>
              </w:rPr>
            </w:pPr>
            <w:r w:rsidRPr="00F50468">
              <w:rPr>
                <w:rFonts w:ascii="Times New Roman" w:hAnsi="Times New Roman" w:cs="Times New Roman"/>
                <w:sz w:val="24"/>
                <w:szCs w:val="24"/>
              </w:rPr>
              <w:t>Apprenez qu’elle a déjà été rencontrée par ses supérieurs en lien avec ce problème dans le passé.</w:t>
            </w:r>
          </w:p>
        </w:tc>
      </w:tr>
      <w:tr w:rsidR="009805C1" w14:paraId="0DFD0D8C" w14:textId="77777777" w:rsidTr="007F4082">
        <w:trPr>
          <w:trHeight w:val="274"/>
        </w:trPr>
        <w:tc>
          <w:tcPr>
            <w:tcW w:w="8629" w:type="dxa"/>
            <w:gridSpan w:val="2"/>
          </w:tcPr>
          <w:p w14:paraId="27FF7375" w14:textId="77777777" w:rsidR="009805C1" w:rsidRPr="00F50468" w:rsidRDefault="009805C1" w:rsidP="007F4082">
            <w:pPr>
              <w:spacing w:line="360" w:lineRule="auto"/>
              <w:jc w:val="center"/>
              <w:rPr>
                <w:rFonts w:ascii="Times New Roman" w:hAnsi="Times New Roman" w:cs="Times New Roman"/>
                <w:sz w:val="24"/>
                <w:szCs w:val="24"/>
              </w:rPr>
            </w:pPr>
            <w:r w:rsidRPr="00C4112A">
              <w:rPr>
                <w:rFonts w:ascii="Times New Roman" w:hAnsi="Times New Roman" w:cs="Times New Roman"/>
                <w:b/>
                <w:bCs/>
                <w:sz w:val="24"/>
                <w:szCs w:val="24"/>
              </w:rPr>
              <w:t>Échelle de Likert</w:t>
            </w:r>
          </w:p>
        </w:tc>
      </w:tr>
      <w:tr w:rsidR="009805C1" w14:paraId="79BC8587" w14:textId="77777777" w:rsidTr="007F4082">
        <w:trPr>
          <w:trHeight w:val="85"/>
        </w:trPr>
        <w:tc>
          <w:tcPr>
            <w:tcW w:w="8629" w:type="dxa"/>
            <w:gridSpan w:val="2"/>
          </w:tcPr>
          <w:p w14:paraId="3FFD769F" w14:textId="77777777" w:rsidR="009805C1" w:rsidRPr="00F50468" w:rsidRDefault="009805C1" w:rsidP="007F4082">
            <w:pPr>
              <w:spacing w:line="360" w:lineRule="auto"/>
              <w:jc w:val="both"/>
              <w:rPr>
                <w:rFonts w:ascii="Times New Roman" w:hAnsi="Times New Roman" w:cs="Times New Roman"/>
                <w:sz w:val="24"/>
                <w:szCs w:val="24"/>
              </w:rPr>
            </w:pPr>
            <w:r w:rsidRPr="001D60AE">
              <w:rPr>
                <w:rFonts w:ascii="Times New Roman" w:hAnsi="Times New Roman" w:cs="Times New Roman"/>
                <w:sz w:val="24"/>
                <w:szCs w:val="24"/>
              </w:rPr>
              <w:t>Votre hypothèse ou option en est :</w:t>
            </w:r>
          </w:p>
        </w:tc>
      </w:tr>
      <w:tr w:rsidR="009805C1" w14:paraId="14BBD525" w14:textId="77777777" w:rsidTr="007F4082">
        <w:trPr>
          <w:trHeight w:val="85"/>
        </w:trPr>
        <w:tc>
          <w:tcPr>
            <w:tcW w:w="8629" w:type="dxa"/>
            <w:gridSpan w:val="2"/>
          </w:tcPr>
          <w:p w14:paraId="505B8F18" w14:textId="77777777" w:rsidR="009805C1" w:rsidRPr="0099294D" w:rsidRDefault="009805C1" w:rsidP="009805C1">
            <w:pPr>
              <w:numPr>
                <w:ilvl w:val="0"/>
                <w:numId w:val="15"/>
              </w:numPr>
              <w:spacing w:line="360" w:lineRule="auto"/>
              <w:jc w:val="both"/>
              <w:rPr>
                <w:rFonts w:ascii="Times New Roman" w:hAnsi="Times New Roman" w:cs="Times New Roman"/>
                <w:sz w:val="24"/>
                <w:szCs w:val="24"/>
              </w:rPr>
            </w:pPr>
            <w:r w:rsidRPr="0099294D">
              <w:rPr>
                <w:rFonts w:ascii="Times New Roman" w:hAnsi="Times New Roman" w:cs="Times New Roman"/>
                <w:sz w:val="24"/>
                <w:szCs w:val="24"/>
              </w:rPr>
              <w:t xml:space="preserve">Fortement affaiblie </w:t>
            </w:r>
          </w:p>
          <w:p w14:paraId="638D59B8" w14:textId="77777777" w:rsidR="009805C1" w:rsidRPr="0099294D" w:rsidRDefault="009805C1" w:rsidP="009805C1">
            <w:pPr>
              <w:numPr>
                <w:ilvl w:val="0"/>
                <w:numId w:val="15"/>
              </w:numPr>
              <w:spacing w:line="360" w:lineRule="auto"/>
              <w:jc w:val="both"/>
              <w:rPr>
                <w:rFonts w:ascii="Times New Roman" w:hAnsi="Times New Roman" w:cs="Times New Roman"/>
                <w:sz w:val="24"/>
                <w:szCs w:val="24"/>
              </w:rPr>
            </w:pPr>
            <w:r w:rsidRPr="0099294D">
              <w:rPr>
                <w:rFonts w:ascii="Times New Roman" w:hAnsi="Times New Roman" w:cs="Times New Roman"/>
                <w:sz w:val="24"/>
                <w:szCs w:val="24"/>
              </w:rPr>
              <w:t>Affaiblie</w:t>
            </w:r>
          </w:p>
          <w:p w14:paraId="40B7C50E" w14:textId="77777777" w:rsidR="009805C1" w:rsidRPr="0099294D" w:rsidRDefault="009805C1" w:rsidP="009805C1">
            <w:pPr>
              <w:numPr>
                <w:ilvl w:val="0"/>
                <w:numId w:val="15"/>
              </w:numPr>
              <w:spacing w:line="360" w:lineRule="auto"/>
              <w:jc w:val="both"/>
              <w:rPr>
                <w:rFonts w:ascii="Times New Roman" w:hAnsi="Times New Roman" w:cs="Times New Roman"/>
                <w:sz w:val="24"/>
                <w:szCs w:val="24"/>
              </w:rPr>
            </w:pPr>
            <w:r w:rsidRPr="0099294D">
              <w:rPr>
                <w:rFonts w:ascii="Times New Roman" w:hAnsi="Times New Roman" w:cs="Times New Roman"/>
                <w:sz w:val="24"/>
                <w:szCs w:val="24"/>
              </w:rPr>
              <w:t>Inchangée</w:t>
            </w:r>
          </w:p>
          <w:p w14:paraId="650F826D" w14:textId="77777777" w:rsidR="009805C1" w:rsidRDefault="009805C1" w:rsidP="009805C1">
            <w:pPr>
              <w:numPr>
                <w:ilvl w:val="0"/>
                <w:numId w:val="15"/>
              </w:numPr>
              <w:spacing w:line="360" w:lineRule="auto"/>
              <w:jc w:val="both"/>
              <w:rPr>
                <w:rFonts w:ascii="Times New Roman" w:hAnsi="Times New Roman" w:cs="Times New Roman"/>
                <w:sz w:val="24"/>
                <w:szCs w:val="24"/>
              </w:rPr>
            </w:pPr>
            <w:r w:rsidRPr="0099294D">
              <w:rPr>
                <w:rFonts w:ascii="Times New Roman" w:hAnsi="Times New Roman" w:cs="Times New Roman"/>
                <w:sz w:val="24"/>
                <w:szCs w:val="24"/>
              </w:rPr>
              <w:t>Renforcée</w:t>
            </w:r>
          </w:p>
          <w:p w14:paraId="1F0B6F5C" w14:textId="77777777" w:rsidR="009805C1" w:rsidRPr="0099294D" w:rsidRDefault="009805C1" w:rsidP="009805C1">
            <w:pPr>
              <w:numPr>
                <w:ilvl w:val="0"/>
                <w:numId w:val="15"/>
              </w:numPr>
              <w:spacing w:line="360" w:lineRule="auto"/>
              <w:jc w:val="both"/>
              <w:rPr>
                <w:rFonts w:ascii="Times New Roman" w:hAnsi="Times New Roman" w:cs="Times New Roman"/>
                <w:sz w:val="24"/>
                <w:szCs w:val="24"/>
              </w:rPr>
            </w:pPr>
            <w:r w:rsidRPr="0099294D">
              <w:rPr>
                <w:rFonts w:ascii="Times New Roman" w:hAnsi="Times New Roman" w:cs="Times New Roman"/>
                <w:sz w:val="24"/>
                <w:szCs w:val="24"/>
              </w:rPr>
              <w:t>Fortement renforcée</w:t>
            </w:r>
          </w:p>
        </w:tc>
      </w:tr>
      <w:tr w:rsidR="009805C1" w14:paraId="07A28ACF" w14:textId="77777777" w:rsidTr="007F4082">
        <w:trPr>
          <w:trHeight w:val="260"/>
        </w:trPr>
        <w:tc>
          <w:tcPr>
            <w:tcW w:w="8629" w:type="dxa"/>
            <w:gridSpan w:val="2"/>
          </w:tcPr>
          <w:p w14:paraId="04ECB32D" w14:textId="77777777" w:rsidR="009805C1" w:rsidRPr="00F50468" w:rsidRDefault="009805C1" w:rsidP="007F4082">
            <w:pPr>
              <w:spacing w:line="360" w:lineRule="auto"/>
              <w:jc w:val="center"/>
              <w:rPr>
                <w:rFonts w:ascii="Times New Roman" w:hAnsi="Times New Roman" w:cs="Times New Roman"/>
                <w:sz w:val="24"/>
                <w:szCs w:val="24"/>
              </w:rPr>
            </w:pPr>
            <w:r w:rsidRPr="00937E36">
              <w:rPr>
                <w:rFonts w:ascii="Times New Roman" w:hAnsi="Times New Roman" w:cs="Times New Roman"/>
                <w:b/>
                <w:bCs/>
                <w:sz w:val="24"/>
                <w:szCs w:val="24"/>
              </w:rPr>
              <w:t>Réponse anticipée par l’experte de contenu</w:t>
            </w:r>
          </w:p>
        </w:tc>
      </w:tr>
      <w:tr w:rsidR="009805C1" w14:paraId="7C32A062" w14:textId="77777777" w:rsidTr="007F4082">
        <w:trPr>
          <w:trHeight w:val="260"/>
        </w:trPr>
        <w:tc>
          <w:tcPr>
            <w:tcW w:w="8629" w:type="dxa"/>
            <w:gridSpan w:val="2"/>
          </w:tcPr>
          <w:p w14:paraId="01B3E94A"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Fortement renforcée</w:t>
            </w:r>
          </w:p>
          <w:p w14:paraId="6E09774C" w14:textId="66952226" w:rsidR="009805C1" w:rsidRPr="00F50468"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Justification :</w:t>
            </w:r>
            <w:r>
              <w:t xml:space="preserve"> </w:t>
            </w:r>
            <w:r w:rsidRPr="007D627F">
              <w:rPr>
                <w:rFonts w:ascii="Times New Roman" w:hAnsi="Times New Roman" w:cs="Times New Roman"/>
                <w:sz w:val="24"/>
                <w:szCs w:val="24"/>
              </w:rPr>
              <w:t>Possiblement que l'employée a déjà un dossier de début</w:t>
            </w:r>
            <w:ins w:id="17" w:author="Lise Lecours" w:date="2024-10-30T15:13:00Z" w16du:dateUtc="2024-10-30T19:13:00Z">
              <w:r w:rsidR="00A2092A">
                <w:rPr>
                  <w:rFonts w:ascii="Times New Roman" w:hAnsi="Times New Roman" w:cs="Times New Roman"/>
                  <w:sz w:val="24"/>
                  <w:szCs w:val="24"/>
                </w:rPr>
                <w:t>é</w:t>
              </w:r>
            </w:ins>
            <w:del w:id="18" w:author="Lise Lecours" w:date="2024-10-30T15:13:00Z" w16du:dateUtc="2024-10-30T19:13:00Z">
              <w:r w:rsidRPr="007D627F" w:rsidDel="00A2092A">
                <w:rPr>
                  <w:rFonts w:ascii="Times New Roman" w:hAnsi="Times New Roman" w:cs="Times New Roman"/>
                  <w:sz w:val="24"/>
                  <w:szCs w:val="24"/>
                </w:rPr>
                <w:delText>er</w:delText>
              </w:r>
            </w:del>
            <w:r w:rsidRPr="007D627F">
              <w:rPr>
                <w:rFonts w:ascii="Times New Roman" w:hAnsi="Times New Roman" w:cs="Times New Roman"/>
                <w:sz w:val="24"/>
                <w:szCs w:val="24"/>
              </w:rPr>
              <w:t xml:space="preserve"> et je m'assure de le consulter et de poursuivre ce qui a été entamé. </w:t>
            </w:r>
            <w:del w:id="19" w:author="Lise Lecours" w:date="2024-10-30T15:13:00Z" w16du:dateUtc="2024-10-30T19:13:00Z">
              <w:r w:rsidRPr="007D627F" w:rsidDel="00A2092A">
                <w:rPr>
                  <w:rFonts w:ascii="Times New Roman" w:hAnsi="Times New Roman" w:cs="Times New Roman"/>
                  <w:sz w:val="24"/>
                  <w:szCs w:val="24"/>
                </w:rPr>
                <w:delText>Par contre</w:delText>
              </w:r>
            </w:del>
            <w:ins w:id="20" w:author="Lise Lecours" w:date="2024-10-30T15:13:00Z" w16du:dateUtc="2024-10-30T19:13:00Z">
              <w:r w:rsidR="00A2092A" w:rsidRPr="007D627F">
                <w:rPr>
                  <w:rFonts w:ascii="Times New Roman" w:hAnsi="Times New Roman" w:cs="Times New Roman"/>
                  <w:sz w:val="24"/>
                  <w:szCs w:val="24"/>
                </w:rPr>
                <w:t>Cependant</w:t>
              </w:r>
            </w:ins>
            <w:r w:rsidRPr="007D627F">
              <w:rPr>
                <w:rFonts w:ascii="Times New Roman" w:hAnsi="Times New Roman" w:cs="Times New Roman"/>
                <w:sz w:val="24"/>
                <w:szCs w:val="24"/>
              </w:rPr>
              <w:t>, j'agis avec vigilance comme je suis dans le début de l'établissement d'un lien de confiance.</w:t>
            </w:r>
          </w:p>
        </w:tc>
      </w:tr>
      <w:tr w:rsidR="009805C1" w14:paraId="553ED622" w14:textId="77777777" w:rsidTr="007F4082">
        <w:trPr>
          <w:trHeight w:val="260"/>
        </w:trPr>
        <w:tc>
          <w:tcPr>
            <w:tcW w:w="8629" w:type="dxa"/>
            <w:gridSpan w:val="2"/>
          </w:tcPr>
          <w:p w14:paraId="3D3FD799" w14:textId="77777777" w:rsidR="009805C1" w:rsidRPr="00F50468" w:rsidRDefault="009805C1" w:rsidP="007F4082">
            <w:pPr>
              <w:spacing w:line="360" w:lineRule="auto"/>
              <w:jc w:val="center"/>
              <w:rPr>
                <w:rFonts w:ascii="Times New Roman" w:hAnsi="Times New Roman" w:cs="Times New Roman"/>
                <w:sz w:val="24"/>
                <w:szCs w:val="24"/>
              </w:rPr>
            </w:pPr>
            <w:r w:rsidRPr="00D67DD4">
              <w:rPr>
                <w:rFonts w:ascii="Times New Roman" w:hAnsi="Times New Roman" w:cs="Times New Roman"/>
                <w:b/>
                <w:bCs/>
                <w:sz w:val="24"/>
                <w:szCs w:val="24"/>
              </w:rPr>
              <w:t>Réponses des panélistes</w:t>
            </w:r>
          </w:p>
        </w:tc>
      </w:tr>
      <w:tr w:rsidR="009805C1" w14:paraId="29EE20E8" w14:textId="77777777" w:rsidTr="007F4082">
        <w:trPr>
          <w:trHeight w:val="260"/>
        </w:trPr>
        <w:tc>
          <w:tcPr>
            <w:tcW w:w="8629" w:type="dxa"/>
            <w:gridSpan w:val="2"/>
          </w:tcPr>
          <w:p w14:paraId="66A9B01D" w14:textId="77777777" w:rsidR="009805C1" w:rsidRPr="00273CA3" w:rsidRDefault="009805C1" w:rsidP="007F4082">
            <w:pPr>
              <w:spacing w:line="360" w:lineRule="auto"/>
              <w:jc w:val="both"/>
              <w:rPr>
                <w:rFonts w:ascii="Times New Roman" w:hAnsi="Times New Roman" w:cs="Times New Roman"/>
                <w:sz w:val="24"/>
                <w:szCs w:val="24"/>
                <w:u w:val="single"/>
              </w:rPr>
            </w:pPr>
            <w:r w:rsidRPr="00273CA3">
              <w:rPr>
                <w:rFonts w:ascii="Times New Roman" w:hAnsi="Times New Roman" w:cs="Times New Roman"/>
                <w:sz w:val="24"/>
                <w:szCs w:val="24"/>
                <w:u w:val="single"/>
              </w:rPr>
              <w:t>Panéliste #2</w:t>
            </w:r>
          </w:p>
          <w:p w14:paraId="16D6399B"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Fortement renforcée</w:t>
            </w:r>
          </w:p>
          <w:p w14:paraId="336CA675"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Justification :</w:t>
            </w:r>
            <w:r w:rsidRPr="00783994">
              <w:rPr>
                <w:rFonts w:ascii="Roboto" w:hAnsi="Roboto"/>
                <w:spacing w:val="2"/>
                <w:shd w:val="clear" w:color="auto" w:fill="FFFFFF"/>
              </w:rPr>
              <w:t xml:space="preserve"> </w:t>
            </w:r>
            <w:r w:rsidRPr="00783994">
              <w:rPr>
                <w:rFonts w:ascii="Times New Roman" w:hAnsi="Times New Roman" w:cs="Times New Roman"/>
                <w:sz w:val="24"/>
                <w:szCs w:val="24"/>
              </w:rPr>
              <w:t>Il est important de prendre sa version des faits et lui faire part du fait que son attitude peut avoir un impact sur ses collègues. Il est important de s'assurer que la situation ne perdure pas dans le temps et il faut trouver des solutions rapidement.</w:t>
            </w:r>
          </w:p>
          <w:p w14:paraId="6A3AA45A" w14:textId="77777777" w:rsidR="009805C1" w:rsidRDefault="009805C1" w:rsidP="007F4082">
            <w:pPr>
              <w:spacing w:line="360" w:lineRule="auto"/>
              <w:jc w:val="both"/>
              <w:rPr>
                <w:rFonts w:ascii="Times New Roman" w:hAnsi="Times New Roman" w:cs="Times New Roman"/>
                <w:sz w:val="24"/>
                <w:szCs w:val="24"/>
              </w:rPr>
            </w:pPr>
          </w:p>
          <w:p w14:paraId="66C00655" w14:textId="77777777" w:rsidR="009805C1" w:rsidRPr="00273CA3" w:rsidRDefault="009805C1" w:rsidP="007F4082">
            <w:pPr>
              <w:spacing w:line="360" w:lineRule="auto"/>
              <w:jc w:val="both"/>
              <w:rPr>
                <w:rFonts w:ascii="Times New Roman" w:hAnsi="Times New Roman" w:cs="Times New Roman"/>
                <w:sz w:val="24"/>
                <w:szCs w:val="24"/>
                <w:u w:val="single"/>
              </w:rPr>
            </w:pPr>
            <w:r w:rsidRPr="00273CA3">
              <w:rPr>
                <w:rFonts w:ascii="Times New Roman" w:hAnsi="Times New Roman" w:cs="Times New Roman"/>
                <w:sz w:val="24"/>
                <w:szCs w:val="24"/>
                <w:u w:val="single"/>
              </w:rPr>
              <w:t>Panéliste #</w:t>
            </w:r>
            <w:r>
              <w:rPr>
                <w:rFonts w:ascii="Times New Roman" w:hAnsi="Times New Roman" w:cs="Times New Roman"/>
                <w:sz w:val="24"/>
                <w:szCs w:val="24"/>
                <w:u w:val="single"/>
              </w:rPr>
              <w:t>3</w:t>
            </w:r>
          </w:p>
          <w:p w14:paraId="6FBFCB75"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Inchangée</w:t>
            </w:r>
          </w:p>
          <w:p w14:paraId="2BED4CE1"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406960">
              <w:rPr>
                <w:rFonts w:ascii="Times New Roman" w:hAnsi="Times New Roman" w:cs="Times New Roman"/>
                <w:sz w:val="24"/>
                <w:szCs w:val="24"/>
              </w:rPr>
              <w:t>Rencontrer l'employé difficile et lui partager des attentes claires, incluant sur sa responsabilisation et ses comportements collaboratifs</w:t>
            </w:r>
            <w:r>
              <w:rPr>
                <w:rFonts w:ascii="Times New Roman" w:hAnsi="Times New Roman" w:cs="Times New Roman"/>
                <w:sz w:val="24"/>
                <w:szCs w:val="24"/>
              </w:rPr>
              <w:t>.</w:t>
            </w:r>
          </w:p>
          <w:p w14:paraId="49AB1381" w14:textId="77777777" w:rsidR="009805C1" w:rsidRDefault="009805C1" w:rsidP="007F4082">
            <w:pPr>
              <w:spacing w:line="360" w:lineRule="auto"/>
              <w:jc w:val="both"/>
              <w:rPr>
                <w:rFonts w:ascii="Times New Roman" w:hAnsi="Times New Roman" w:cs="Times New Roman"/>
                <w:sz w:val="24"/>
                <w:szCs w:val="24"/>
              </w:rPr>
            </w:pPr>
          </w:p>
          <w:p w14:paraId="43180571" w14:textId="77777777" w:rsidR="009805C1" w:rsidRPr="00273CA3" w:rsidRDefault="009805C1" w:rsidP="007F4082">
            <w:pPr>
              <w:spacing w:line="360" w:lineRule="auto"/>
              <w:jc w:val="both"/>
              <w:rPr>
                <w:rFonts w:ascii="Times New Roman" w:hAnsi="Times New Roman" w:cs="Times New Roman"/>
                <w:sz w:val="24"/>
                <w:szCs w:val="24"/>
                <w:u w:val="single"/>
              </w:rPr>
            </w:pPr>
            <w:r w:rsidRPr="00273CA3">
              <w:rPr>
                <w:rFonts w:ascii="Times New Roman" w:hAnsi="Times New Roman" w:cs="Times New Roman"/>
                <w:sz w:val="24"/>
                <w:szCs w:val="24"/>
                <w:u w:val="single"/>
              </w:rPr>
              <w:t>Panéliste #</w:t>
            </w:r>
            <w:r>
              <w:rPr>
                <w:rFonts w:ascii="Times New Roman" w:hAnsi="Times New Roman" w:cs="Times New Roman"/>
                <w:sz w:val="24"/>
                <w:szCs w:val="24"/>
                <w:u w:val="single"/>
              </w:rPr>
              <w:t>4</w:t>
            </w:r>
          </w:p>
          <w:p w14:paraId="0B95A821"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Inchangée</w:t>
            </w:r>
          </w:p>
          <w:p w14:paraId="075FB8EF"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406960">
              <w:rPr>
                <w:rFonts w:ascii="Times New Roman" w:hAnsi="Times New Roman" w:cs="Times New Roman"/>
                <w:sz w:val="24"/>
                <w:szCs w:val="24"/>
              </w:rPr>
              <w:t>Le fait qu’elle ait déjà été rencontrée par ses précédents superviseurs n'affectera pas ma décision de l'aborder. Je traiterai cette rencontre comme une première prise de contact, en adoptant un ton convivial et en lui demandant comment elle perçoit la collaboration au sein de l’équipe, tout en me faisant ma propre idée sur cette personne et l'environnement, en restant objective.</w:t>
            </w:r>
          </w:p>
          <w:p w14:paraId="7E464C1D" w14:textId="77777777" w:rsidR="009805C1" w:rsidRDefault="009805C1" w:rsidP="007F4082">
            <w:pPr>
              <w:spacing w:line="360" w:lineRule="auto"/>
              <w:jc w:val="both"/>
              <w:rPr>
                <w:rFonts w:ascii="Times New Roman" w:hAnsi="Times New Roman" w:cs="Times New Roman"/>
                <w:sz w:val="24"/>
                <w:szCs w:val="24"/>
              </w:rPr>
            </w:pPr>
          </w:p>
          <w:p w14:paraId="69E2E394" w14:textId="77777777" w:rsidR="009805C1" w:rsidRDefault="009805C1" w:rsidP="007F4082">
            <w:pPr>
              <w:spacing w:line="360" w:lineRule="auto"/>
              <w:jc w:val="both"/>
              <w:rPr>
                <w:rFonts w:ascii="Times New Roman" w:hAnsi="Times New Roman" w:cs="Times New Roman"/>
                <w:sz w:val="24"/>
                <w:szCs w:val="24"/>
              </w:rPr>
            </w:pPr>
          </w:p>
          <w:p w14:paraId="40418619" w14:textId="77777777" w:rsidR="009805C1" w:rsidRPr="00273CA3" w:rsidRDefault="009805C1" w:rsidP="007F4082">
            <w:pPr>
              <w:spacing w:line="360" w:lineRule="auto"/>
              <w:jc w:val="both"/>
              <w:rPr>
                <w:rFonts w:ascii="Times New Roman" w:hAnsi="Times New Roman" w:cs="Times New Roman"/>
                <w:sz w:val="24"/>
                <w:szCs w:val="24"/>
                <w:u w:val="single"/>
              </w:rPr>
            </w:pPr>
            <w:r w:rsidRPr="00273CA3">
              <w:rPr>
                <w:rFonts w:ascii="Times New Roman" w:hAnsi="Times New Roman" w:cs="Times New Roman"/>
                <w:sz w:val="24"/>
                <w:szCs w:val="24"/>
                <w:u w:val="single"/>
              </w:rPr>
              <w:t>Panéliste #</w:t>
            </w:r>
            <w:r>
              <w:rPr>
                <w:rFonts w:ascii="Times New Roman" w:hAnsi="Times New Roman" w:cs="Times New Roman"/>
                <w:sz w:val="24"/>
                <w:szCs w:val="24"/>
                <w:u w:val="single"/>
              </w:rPr>
              <w:t>5</w:t>
            </w:r>
          </w:p>
          <w:p w14:paraId="2CC2450D"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Renforcée</w:t>
            </w:r>
          </w:p>
          <w:p w14:paraId="33DFC0A4" w14:textId="77777777" w:rsidR="009805C1" w:rsidRPr="00F50468"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2D3909">
              <w:rPr>
                <w:rFonts w:ascii="Times New Roman" w:hAnsi="Times New Roman" w:cs="Times New Roman"/>
                <w:sz w:val="24"/>
                <w:szCs w:val="24"/>
              </w:rPr>
              <w:t>Sa problématique semble récurrente et il faut ouvrir la discussion avec elle et voir comment elle a perçu les choses</w:t>
            </w:r>
            <w:r>
              <w:rPr>
                <w:rFonts w:ascii="Times New Roman" w:hAnsi="Times New Roman" w:cs="Times New Roman"/>
                <w:sz w:val="24"/>
                <w:szCs w:val="24"/>
              </w:rPr>
              <w:t>.</w:t>
            </w:r>
          </w:p>
        </w:tc>
      </w:tr>
    </w:tbl>
    <w:tbl>
      <w:tblPr>
        <w:tblStyle w:val="Grilledutableau"/>
        <w:tblpPr w:leftFromText="141" w:rightFromText="141" w:vertAnchor="text" w:tblpY="74"/>
        <w:tblW w:w="0" w:type="auto"/>
        <w:tblLook w:val="04A0" w:firstRow="1" w:lastRow="0" w:firstColumn="1" w:lastColumn="0" w:noHBand="0" w:noVBand="1"/>
      </w:tblPr>
      <w:tblGrid>
        <w:gridCol w:w="4315"/>
        <w:gridCol w:w="4315"/>
      </w:tblGrid>
      <w:tr w:rsidR="009805C1" w:rsidRPr="00D001AA" w14:paraId="23442126" w14:textId="77777777" w:rsidTr="007F4082">
        <w:trPr>
          <w:trHeight w:val="469"/>
        </w:trPr>
        <w:tc>
          <w:tcPr>
            <w:tcW w:w="8630" w:type="dxa"/>
            <w:gridSpan w:val="2"/>
          </w:tcPr>
          <w:p w14:paraId="2F712924"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lastRenderedPageBreak/>
              <w:t>Scénario 2</w:t>
            </w:r>
          </w:p>
        </w:tc>
      </w:tr>
      <w:tr w:rsidR="009805C1" w14:paraId="673AEFB0" w14:textId="77777777" w:rsidTr="007F4082">
        <w:tc>
          <w:tcPr>
            <w:tcW w:w="4315" w:type="dxa"/>
          </w:tcPr>
          <w:p w14:paraId="07B864D5"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4800F16E"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savez que…</w:t>
            </w:r>
          </w:p>
        </w:tc>
      </w:tr>
      <w:tr w:rsidR="009805C1" w14:paraId="1DC0B47B" w14:textId="77777777" w:rsidTr="007F4082">
        <w:tc>
          <w:tcPr>
            <w:tcW w:w="4315" w:type="dxa"/>
          </w:tcPr>
          <w:p w14:paraId="5B0A0DE6" w14:textId="77777777" w:rsidR="009805C1" w:rsidRDefault="009805C1" w:rsidP="007F4082">
            <w:pPr>
              <w:spacing w:line="360" w:lineRule="auto"/>
              <w:jc w:val="both"/>
              <w:rPr>
                <w:rFonts w:ascii="Times New Roman" w:hAnsi="Times New Roman" w:cs="Times New Roman"/>
                <w:sz w:val="24"/>
                <w:szCs w:val="24"/>
              </w:rPr>
            </w:pPr>
            <w:r w:rsidRPr="000D74CD">
              <w:rPr>
                <w:rFonts w:ascii="Times New Roman" w:hAnsi="Times New Roman" w:cs="Times New Roman"/>
                <w:sz w:val="24"/>
                <w:szCs w:val="24"/>
              </w:rPr>
              <w:t>Tenter de récolter des faits sur la situation.</w:t>
            </w:r>
          </w:p>
        </w:tc>
        <w:tc>
          <w:tcPr>
            <w:tcW w:w="4315" w:type="dxa"/>
          </w:tcPr>
          <w:p w14:paraId="2BC41E07" w14:textId="77777777" w:rsidR="009805C1" w:rsidRDefault="009805C1" w:rsidP="007F4082">
            <w:pPr>
              <w:spacing w:line="360" w:lineRule="auto"/>
              <w:jc w:val="both"/>
              <w:rPr>
                <w:rFonts w:ascii="Times New Roman" w:hAnsi="Times New Roman" w:cs="Times New Roman"/>
                <w:sz w:val="24"/>
                <w:szCs w:val="24"/>
              </w:rPr>
            </w:pPr>
            <w:r w:rsidRPr="00D156A6">
              <w:rPr>
                <w:rFonts w:ascii="Times New Roman" w:hAnsi="Times New Roman" w:cs="Times New Roman"/>
                <w:sz w:val="24"/>
                <w:szCs w:val="24"/>
              </w:rPr>
              <w:t>Savez que ces situations se passent lorsque vous n’êtes pas sur le terrain et que les informations qui vous sont partagées sont seulement basées sur des perceptions</w:t>
            </w:r>
          </w:p>
        </w:tc>
      </w:tr>
      <w:tr w:rsidR="009805C1" w:rsidRPr="00D001AA" w14:paraId="06796CB4" w14:textId="77777777" w:rsidTr="007F4082">
        <w:trPr>
          <w:trHeight w:val="469"/>
        </w:trPr>
        <w:tc>
          <w:tcPr>
            <w:tcW w:w="8630" w:type="dxa"/>
            <w:gridSpan w:val="2"/>
          </w:tcPr>
          <w:p w14:paraId="04D8A688" w14:textId="77777777" w:rsidR="009805C1" w:rsidRPr="00D001AA" w:rsidRDefault="009805C1" w:rsidP="007F4082">
            <w:pPr>
              <w:spacing w:line="360" w:lineRule="auto"/>
              <w:jc w:val="center"/>
              <w:rPr>
                <w:rFonts w:ascii="Times New Roman" w:hAnsi="Times New Roman" w:cs="Times New Roman"/>
                <w:b/>
                <w:bCs/>
                <w:sz w:val="24"/>
                <w:szCs w:val="24"/>
              </w:rPr>
            </w:pPr>
            <w:r w:rsidRPr="00C4112A">
              <w:rPr>
                <w:rFonts w:ascii="Times New Roman" w:hAnsi="Times New Roman" w:cs="Times New Roman"/>
                <w:b/>
                <w:bCs/>
                <w:sz w:val="24"/>
                <w:szCs w:val="24"/>
              </w:rPr>
              <w:t>Échelle de Likert</w:t>
            </w:r>
          </w:p>
        </w:tc>
      </w:tr>
      <w:tr w:rsidR="009805C1" w:rsidRPr="00D001AA" w14:paraId="27CA39FF" w14:textId="77777777" w:rsidTr="007F4082">
        <w:trPr>
          <w:trHeight w:val="469"/>
        </w:trPr>
        <w:tc>
          <w:tcPr>
            <w:tcW w:w="8630" w:type="dxa"/>
            <w:gridSpan w:val="2"/>
          </w:tcPr>
          <w:p w14:paraId="7B4BD8D4" w14:textId="77777777" w:rsidR="009805C1" w:rsidRPr="00D001AA" w:rsidRDefault="009805C1" w:rsidP="007F4082">
            <w:pPr>
              <w:spacing w:line="360" w:lineRule="auto"/>
              <w:rPr>
                <w:rFonts w:ascii="Times New Roman" w:hAnsi="Times New Roman" w:cs="Times New Roman"/>
                <w:b/>
                <w:bCs/>
                <w:sz w:val="24"/>
                <w:szCs w:val="24"/>
              </w:rPr>
            </w:pPr>
            <w:r w:rsidRPr="001D60AE">
              <w:rPr>
                <w:rFonts w:ascii="Times New Roman" w:hAnsi="Times New Roman" w:cs="Times New Roman"/>
                <w:sz w:val="24"/>
                <w:szCs w:val="24"/>
              </w:rPr>
              <w:t>Votre hypothèse ou option en est :</w:t>
            </w:r>
          </w:p>
        </w:tc>
      </w:tr>
      <w:tr w:rsidR="009805C1" w:rsidRPr="00D001AA" w14:paraId="21EC3C13" w14:textId="77777777" w:rsidTr="007F4082">
        <w:trPr>
          <w:trHeight w:val="469"/>
        </w:trPr>
        <w:tc>
          <w:tcPr>
            <w:tcW w:w="8630" w:type="dxa"/>
            <w:gridSpan w:val="2"/>
          </w:tcPr>
          <w:p w14:paraId="141FC494" w14:textId="77777777" w:rsidR="009805C1" w:rsidRPr="0099294D" w:rsidRDefault="009805C1" w:rsidP="009805C1">
            <w:pPr>
              <w:numPr>
                <w:ilvl w:val="0"/>
                <w:numId w:val="15"/>
              </w:numPr>
              <w:spacing w:line="360" w:lineRule="auto"/>
              <w:jc w:val="both"/>
              <w:rPr>
                <w:rFonts w:ascii="Times New Roman" w:hAnsi="Times New Roman" w:cs="Times New Roman"/>
                <w:sz w:val="24"/>
                <w:szCs w:val="24"/>
              </w:rPr>
            </w:pPr>
            <w:r w:rsidRPr="0099294D">
              <w:rPr>
                <w:rFonts w:ascii="Times New Roman" w:hAnsi="Times New Roman" w:cs="Times New Roman"/>
                <w:sz w:val="24"/>
                <w:szCs w:val="24"/>
              </w:rPr>
              <w:lastRenderedPageBreak/>
              <w:t xml:space="preserve">Fortement affaiblie </w:t>
            </w:r>
          </w:p>
          <w:p w14:paraId="21C52C8C" w14:textId="77777777" w:rsidR="009805C1" w:rsidRPr="0099294D" w:rsidRDefault="009805C1" w:rsidP="009805C1">
            <w:pPr>
              <w:numPr>
                <w:ilvl w:val="0"/>
                <w:numId w:val="15"/>
              </w:numPr>
              <w:spacing w:line="360" w:lineRule="auto"/>
              <w:jc w:val="both"/>
              <w:rPr>
                <w:rFonts w:ascii="Times New Roman" w:hAnsi="Times New Roman" w:cs="Times New Roman"/>
                <w:sz w:val="24"/>
                <w:szCs w:val="24"/>
              </w:rPr>
            </w:pPr>
            <w:r w:rsidRPr="0099294D">
              <w:rPr>
                <w:rFonts w:ascii="Times New Roman" w:hAnsi="Times New Roman" w:cs="Times New Roman"/>
                <w:sz w:val="24"/>
                <w:szCs w:val="24"/>
              </w:rPr>
              <w:t>Affaiblie</w:t>
            </w:r>
          </w:p>
          <w:p w14:paraId="244AB4FA" w14:textId="77777777" w:rsidR="009805C1" w:rsidRPr="0099294D" w:rsidRDefault="009805C1" w:rsidP="009805C1">
            <w:pPr>
              <w:numPr>
                <w:ilvl w:val="0"/>
                <w:numId w:val="15"/>
              </w:numPr>
              <w:spacing w:line="360" w:lineRule="auto"/>
              <w:jc w:val="both"/>
              <w:rPr>
                <w:rFonts w:ascii="Times New Roman" w:hAnsi="Times New Roman" w:cs="Times New Roman"/>
                <w:sz w:val="24"/>
                <w:szCs w:val="24"/>
              </w:rPr>
            </w:pPr>
            <w:r w:rsidRPr="0099294D">
              <w:rPr>
                <w:rFonts w:ascii="Times New Roman" w:hAnsi="Times New Roman" w:cs="Times New Roman"/>
                <w:sz w:val="24"/>
                <w:szCs w:val="24"/>
              </w:rPr>
              <w:t>Inchangée</w:t>
            </w:r>
          </w:p>
          <w:p w14:paraId="610DA48C" w14:textId="77777777" w:rsidR="009805C1" w:rsidRDefault="009805C1" w:rsidP="009805C1">
            <w:pPr>
              <w:numPr>
                <w:ilvl w:val="0"/>
                <w:numId w:val="15"/>
              </w:numPr>
              <w:spacing w:line="360" w:lineRule="auto"/>
              <w:jc w:val="both"/>
              <w:rPr>
                <w:rFonts w:ascii="Times New Roman" w:hAnsi="Times New Roman" w:cs="Times New Roman"/>
                <w:sz w:val="24"/>
                <w:szCs w:val="24"/>
              </w:rPr>
            </w:pPr>
            <w:r w:rsidRPr="0099294D">
              <w:rPr>
                <w:rFonts w:ascii="Times New Roman" w:hAnsi="Times New Roman" w:cs="Times New Roman"/>
                <w:sz w:val="24"/>
                <w:szCs w:val="24"/>
              </w:rPr>
              <w:t>Renforcée</w:t>
            </w:r>
          </w:p>
          <w:p w14:paraId="636E84DF" w14:textId="77777777" w:rsidR="009805C1" w:rsidRPr="00200C49" w:rsidRDefault="009805C1" w:rsidP="009805C1">
            <w:pPr>
              <w:numPr>
                <w:ilvl w:val="0"/>
                <w:numId w:val="15"/>
              </w:numPr>
              <w:spacing w:line="360" w:lineRule="auto"/>
              <w:jc w:val="both"/>
              <w:rPr>
                <w:rFonts w:ascii="Times New Roman" w:hAnsi="Times New Roman" w:cs="Times New Roman"/>
                <w:sz w:val="24"/>
                <w:szCs w:val="24"/>
              </w:rPr>
            </w:pPr>
            <w:r w:rsidRPr="00200C49">
              <w:rPr>
                <w:rFonts w:ascii="Times New Roman" w:hAnsi="Times New Roman" w:cs="Times New Roman"/>
                <w:sz w:val="24"/>
                <w:szCs w:val="24"/>
              </w:rPr>
              <w:t>Fortement renforcée</w:t>
            </w:r>
          </w:p>
        </w:tc>
      </w:tr>
      <w:tr w:rsidR="009805C1" w:rsidRPr="00D001AA" w14:paraId="10BFEB57" w14:textId="77777777" w:rsidTr="007F4082">
        <w:trPr>
          <w:trHeight w:val="469"/>
        </w:trPr>
        <w:tc>
          <w:tcPr>
            <w:tcW w:w="8630" w:type="dxa"/>
            <w:gridSpan w:val="2"/>
          </w:tcPr>
          <w:p w14:paraId="7EC96F4D" w14:textId="77777777" w:rsidR="009805C1" w:rsidRPr="00D001AA"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 anticipée par l’experte de contenu</w:t>
            </w:r>
          </w:p>
        </w:tc>
      </w:tr>
      <w:tr w:rsidR="009805C1" w:rsidRPr="00D001AA" w14:paraId="6625EBCD" w14:textId="77777777" w:rsidTr="007F4082">
        <w:trPr>
          <w:trHeight w:val="469"/>
        </w:trPr>
        <w:tc>
          <w:tcPr>
            <w:tcW w:w="8630" w:type="dxa"/>
            <w:gridSpan w:val="2"/>
          </w:tcPr>
          <w:p w14:paraId="2DB42094"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Fortement renforcée</w:t>
            </w:r>
          </w:p>
          <w:p w14:paraId="72529B8A" w14:textId="77777777" w:rsidR="009805C1" w:rsidRPr="00D001AA"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sz w:val="24"/>
                <w:szCs w:val="24"/>
              </w:rPr>
              <w:t>Justification :</w:t>
            </w:r>
            <w:r>
              <w:t xml:space="preserve"> </w:t>
            </w:r>
            <w:r w:rsidRPr="00100DF1">
              <w:rPr>
                <w:rFonts w:ascii="Roboto" w:hAnsi="Roboto"/>
                <w:spacing w:val="2"/>
                <w:shd w:val="clear" w:color="auto" w:fill="FFFFFF"/>
              </w:rPr>
              <w:t xml:space="preserve"> </w:t>
            </w:r>
            <w:r w:rsidRPr="00100DF1">
              <w:rPr>
                <w:rFonts w:ascii="Times New Roman" w:hAnsi="Times New Roman" w:cs="Times New Roman"/>
                <w:sz w:val="24"/>
                <w:szCs w:val="24"/>
              </w:rPr>
              <w:t>Je m'assure d'être plus présente sur le terrain pour observer la situation et mettre la main sur des faits concrets. Et en parallèle je vais questionner les collègues concernées à la recherche de faits observables en tentant de sortir des perceptions.</w:t>
            </w:r>
          </w:p>
        </w:tc>
      </w:tr>
      <w:tr w:rsidR="009805C1" w:rsidRPr="00D001AA" w14:paraId="7A8108D9" w14:textId="77777777" w:rsidTr="007F4082">
        <w:trPr>
          <w:trHeight w:val="469"/>
        </w:trPr>
        <w:tc>
          <w:tcPr>
            <w:tcW w:w="8630" w:type="dxa"/>
            <w:gridSpan w:val="2"/>
          </w:tcPr>
          <w:p w14:paraId="57D3FC40" w14:textId="77777777" w:rsidR="009805C1" w:rsidRPr="00D001AA" w:rsidRDefault="009805C1" w:rsidP="007F4082">
            <w:pPr>
              <w:spacing w:line="360" w:lineRule="auto"/>
              <w:jc w:val="center"/>
              <w:rPr>
                <w:rFonts w:ascii="Times New Roman" w:hAnsi="Times New Roman" w:cs="Times New Roman"/>
                <w:b/>
                <w:bCs/>
                <w:sz w:val="24"/>
                <w:szCs w:val="24"/>
              </w:rPr>
            </w:pPr>
            <w:r w:rsidRPr="00D67DD4">
              <w:rPr>
                <w:rFonts w:ascii="Times New Roman" w:hAnsi="Times New Roman" w:cs="Times New Roman"/>
                <w:b/>
                <w:bCs/>
                <w:sz w:val="24"/>
                <w:szCs w:val="24"/>
              </w:rPr>
              <w:t>Réponses des panélistes</w:t>
            </w:r>
          </w:p>
        </w:tc>
      </w:tr>
      <w:tr w:rsidR="009805C1" w:rsidRPr="00D001AA" w14:paraId="15D5D344" w14:textId="77777777" w:rsidTr="007F4082">
        <w:trPr>
          <w:trHeight w:val="469"/>
        </w:trPr>
        <w:tc>
          <w:tcPr>
            <w:tcW w:w="8630" w:type="dxa"/>
            <w:gridSpan w:val="2"/>
          </w:tcPr>
          <w:p w14:paraId="433D78B9" w14:textId="77777777" w:rsidR="009805C1" w:rsidRPr="00100DF1" w:rsidRDefault="009805C1" w:rsidP="007F4082">
            <w:pPr>
              <w:spacing w:line="360" w:lineRule="auto"/>
              <w:jc w:val="both"/>
              <w:rPr>
                <w:rFonts w:ascii="Times New Roman" w:hAnsi="Times New Roman" w:cs="Times New Roman"/>
                <w:sz w:val="24"/>
                <w:szCs w:val="24"/>
                <w:u w:val="single"/>
              </w:rPr>
            </w:pPr>
            <w:r w:rsidRPr="00100DF1">
              <w:rPr>
                <w:rFonts w:ascii="Times New Roman" w:hAnsi="Times New Roman" w:cs="Times New Roman"/>
                <w:sz w:val="24"/>
                <w:szCs w:val="24"/>
                <w:u w:val="single"/>
              </w:rPr>
              <w:t>Panéliste #2 :</w:t>
            </w:r>
          </w:p>
          <w:p w14:paraId="284D2FD8"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Fortement renforcée</w:t>
            </w:r>
          </w:p>
          <w:p w14:paraId="343134C1" w14:textId="77777777" w:rsidR="009805C1" w:rsidRDefault="009805C1" w:rsidP="007F4082">
            <w:pPr>
              <w:spacing w:line="360" w:lineRule="auto"/>
              <w:jc w:val="both"/>
              <w:rPr>
                <w:rFonts w:ascii="Times New Roman" w:hAnsi="Times New Roman" w:cs="Times New Roman"/>
                <w:spacing w:val="2"/>
                <w:sz w:val="24"/>
                <w:szCs w:val="24"/>
                <w:shd w:val="clear" w:color="auto" w:fill="FFFFFF"/>
              </w:rPr>
            </w:pPr>
            <w:r>
              <w:rPr>
                <w:rFonts w:ascii="Times New Roman" w:hAnsi="Times New Roman" w:cs="Times New Roman"/>
                <w:sz w:val="24"/>
                <w:szCs w:val="24"/>
              </w:rPr>
              <w:t>Justification </w:t>
            </w:r>
            <w:r w:rsidRPr="008D4180">
              <w:rPr>
                <w:rFonts w:ascii="Times New Roman" w:hAnsi="Times New Roman" w:cs="Times New Roman"/>
                <w:sz w:val="24"/>
                <w:szCs w:val="24"/>
              </w:rPr>
              <w:t xml:space="preserve">: </w:t>
            </w:r>
            <w:r w:rsidRPr="008D4180">
              <w:rPr>
                <w:rFonts w:ascii="Times New Roman" w:hAnsi="Times New Roman" w:cs="Times New Roman"/>
                <w:spacing w:val="2"/>
                <w:sz w:val="24"/>
                <w:szCs w:val="24"/>
                <w:shd w:val="clear" w:color="auto" w:fill="FFFFFF"/>
              </w:rPr>
              <w:t xml:space="preserve">  Pour augmenter la crédibilité de la rencontrer et pour faire prendre conscience aux gens de leurs perceptions, il est important de leur demander des faits réels (évènements avec des dates, paroles...) afin de pouvoir intervenir.</w:t>
            </w:r>
          </w:p>
          <w:p w14:paraId="5EC1AE4C" w14:textId="77777777" w:rsidR="009805C1" w:rsidRDefault="009805C1" w:rsidP="007F4082">
            <w:pPr>
              <w:spacing w:line="360" w:lineRule="auto"/>
              <w:jc w:val="both"/>
              <w:rPr>
                <w:rFonts w:ascii="Times New Roman" w:hAnsi="Times New Roman" w:cs="Times New Roman"/>
                <w:b/>
                <w:bCs/>
                <w:spacing w:val="2"/>
                <w:sz w:val="24"/>
                <w:szCs w:val="24"/>
                <w:shd w:val="clear" w:color="auto" w:fill="FFFFFF"/>
              </w:rPr>
            </w:pPr>
          </w:p>
          <w:p w14:paraId="47487FD0" w14:textId="77777777" w:rsidR="009805C1" w:rsidRPr="00B3729B" w:rsidRDefault="009805C1" w:rsidP="007F4082">
            <w:pPr>
              <w:spacing w:line="360" w:lineRule="auto"/>
              <w:jc w:val="both"/>
              <w:rPr>
                <w:rFonts w:ascii="Times New Roman" w:hAnsi="Times New Roman" w:cs="Times New Roman"/>
                <w:spacing w:val="2"/>
                <w:sz w:val="24"/>
                <w:szCs w:val="24"/>
                <w:u w:val="single"/>
                <w:shd w:val="clear" w:color="auto" w:fill="FFFFFF"/>
              </w:rPr>
            </w:pPr>
            <w:r w:rsidRPr="00B3729B">
              <w:rPr>
                <w:rFonts w:ascii="Times New Roman" w:hAnsi="Times New Roman" w:cs="Times New Roman"/>
                <w:spacing w:val="2"/>
                <w:sz w:val="24"/>
                <w:szCs w:val="24"/>
                <w:u w:val="single"/>
                <w:shd w:val="clear" w:color="auto" w:fill="FFFFFF"/>
              </w:rPr>
              <w:t>Panéliste #4 :</w:t>
            </w:r>
          </w:p>
          <w:p w14:paraId="435C1F1C" w14:textId="77777777" w:rsidR="009805C1" w:rsidRDefault="009805C1" w:rsidP="007F4082">
            <w:pPr>
              <w:spacing w:line="360" w:lineRule="auto"/>
              <w:jc w:val="both"/>
              <w:rPr>
                <w:rFonts w:ascii="Times New Roman" w:hAnsi="Times New Roman" w:cs="Times New Roman"/>
                <w:spacing w:val="2"/>
                <w:sz w:val="24"/>
                <w:szCs w:val="24"/>
                <w:shd w:val="clear" w:color="auto" w:fill="FFFFFF"/>
              </w:rPr>
            </w:pPr>
            <w:r>
              <w:rPr>
                <w:rFonts w:ascii="Times New Roman" w:hAnsi="Times New Roman" w:cs="Times New Roman"/>
                <w:spacing w:val="2"/>
                <w:sz w:val="24"/>
                <w:szCs w:val="24"/>
                <w:shd w:val="clear" w:color="auto" w:fill="FFFFFF"/>
              </w:rPr>
              <w:t>Réponse : Inchangée</w:t>
            </w:r>
          </w:p>
          <w:p w14:paraId="40225920" w14:textId="77777777" w:rsidR="009805C1" w:rsidRDefault="009805C1" w:rsidP="007F4082">
            <w:pPr>
              <w:spacing w:line="360" w:lineRule="auto"/>
              <w:jc w:val="both"/>
              <w:rPr>
                <w:rFonts w:ascii="Times New Roman" w:hAnsi="Times New Roman" w:cs="Times New Roman"/>
                <w:spacing w:val="2"/>
                <w:sz w:val="24"/>
                <w:szCs w:val="24"/>
                <w:shd w:val="clear" w:color="auto" w:fill="FFFFFF"/>
              </w:rPr>
            </w:pPr>
            <w:r>
              <w:rPr>
                <w:rFonts w:ascii="Times New Roman" w:hAnsi="Times New Roman" w:cs="Times New Roman"/>
                <w:spacing w:val="2"/>
                <w:sz w:val="24"/>
                <w:szCs w:val="24"/>
                <w:shd w:val="clear" w:color="auto" w:fill="FFFFFF"/>
              </w:rPr>
              <w:t xml:space="preserve">Justification : </w:t>
            </w:r>
            <w:r w:rsidRPr="00B80A71">
              <w:rPr>
                <w:rFonts w:ascii="Times New Roman" w:hAnsi="Times New Roman" w:cs="Times New Roman"/>
                <w:spacing w:val="2"/>
                <w:sz w:val="24"/>
                <w:szCs w:val="24"/>
                <w:shd w:val="clear" w:color="auto" w:fill="FFFFFF"/>
              </w:rPr>
              <w:t>La meilleure approche pour gérer cette situation est de rassembler les faits et de les aborder de manière impartiale. Il est crucial de rester objectif tout au long du processus.</w:t>
            </w:r>
          </w:p>
          <w:p w14:paraId="00C2064F" w14:textId="77777777" w:rsidR="009805C1" w:rsidRDefault="009805C1" w:rsidP="007F4082">
            <w:pPr>
              <w:spacing w:line="360" w:lineRule="auto"/>
              <w:jc w:val="both"/>
              <w:rPr>
                <w:rFonts w:ascii="Times New Roman" w:hAnsi="Times New Roman" w:cs="Times New Roman"/>
                <w:spacing w:val="2"/>
                <w:sz w:val="24"/>
                <w:szCs w:val="24"/>
                <w:shd w:val="clear" w:color="auto" w:fill="FFFFFF"/>
              </w:rPr>
            </w:pPr>
          </w:p>
          <w:p w14:paraId="2E78A478" w14:textId="77777777" w:rsidR="009805C1" w:rsidRPr="00B3729B" w:rsidRDefault="009805C1" w:rsidP="007F4082">
            <w:pPr>
              <w:spacing w:line="360" w:lineRule="auto"/>
              <w:jc w:val="both"/>
              <w:rPr>
                <w:rFonts w:ascii="Times New Roman" w:hAnsi="Times New Roman" w:cs="Times New Roman"/>
                <w:spacing w:val="2"/>
                <w:sz w:val="24"/>
                <w:szCs w:val="24"/>
                <w:u w:val="single"/>
                <w:shd w:val="clear" w:color="auto" w:fill="FFFFFF"/>
              </w:rPr>
            </w:pPr>
            <w:r w:rsidRPr="00B3729B">
              <w:rPr>
                <w:rFonts w:ascii="Times New Roman" w:hAnsi="Times New Roman" w:cs="Times New Roman"/>
                <w:spacing w:val="2"/>
                <w:sz w:val="24"/>
                <w:szCs w:val="24"/>
                <w:u w:val="single"/>
                <w:shd w:val="clear" w:color="auto" w:fill="FFFFFF"/>
              </w:rPr>
              <w:t>Panéliste #5</w:t>
            </w:r>
          </w:p>
          <w:p w14:paraId="654A6A08"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Renforcée</w:t>
            </w:r>
          </w:p>
          <w:p w14:paraId="72D2A376" w14:textId="77777777" w:rsidR="009805C1" w:rsidRPr="008D4180"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B3729B">
              <w:rPr>
                <w:rFonts w:ascii="Roboto" w:hAnsi="Roboto"/>
                <w:spacing w:val="2"/>
                <w:shd w:val="clear" w:color="auto" w:fill="FFFFFF"/>
              </w:rPr>
              <w:t xml:space="preserve"> </w:t>
            </w:r>
            <w:r w:rsidRPr="00B3729B">
              <w:rPr>
                <w:rFonts w:ascii="Times New Roman" w:hAnsi="Times New Roman" w:cs="Times New Roman"/>
                <w:sz w:val="24"/>
                <w:szCs w:val="24"/>
              </w:rPr>
              <w:t>Quand il y a des perceptions, on a le devoir de creuser les choses et de ne pas aller trop vite. Il faut questionner de différentes manières pour voir si les perceptions se transforment en faits</w:t>
            </w:r>
          </w:p>
        </w:tc>
      </w:tr>
      <w:tr w:rsidR="009805C1" w:rsidRPr="00D001AA" w14:paraId="4805A873" w14:textId="77777777" w:rsidTr="007F4082">
        <w:trPr>
          <w:trHeight w:val="469"/>
        </w:trPr>
        <w:tc>
          <w:tcPr>
            <w:tcW w:w="8630" w:type="dxa"/>
            <w:gridSpan w:val="2"/>
          </w:tcPr>
          <w:p w14:paraId="471692AC"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 xml:space="preserve">Scénario </w:t>
            </w:r>
            <w:r>
              <w:rPr>
                <w:rFonts w:ascii="Times New Roman" w:hAnsi="Times New Roman" w:cs="Times New Roman"/>
                <w:b/>
                <w:bCs/>
                <w:sz w:val="24"/>
                <w:szCs w:val="24"/>
              </w:rPr>
              <w:t>3</w:t>
            </w:r>
          </w:p>
        </w:tc>
      </w:tr>
      <w:tr w:rsidR="009805C1" w14:paraId="1F4F9228" w14:textId="77777777" w:rsidTr="007F4082">
        <w:tc>
          <w:tcPr>
            <w:tcW w:w="4315" w:type="dxa"/>
          </w:tcPr>
          <w:p w14:paraId="1C1C270F"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7F1337C6"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savez que…</w:t>
            </w:r>
          </w:p>
        </w:tc>
      </w:tr>
      <w:tr w:rsidR="009805C1" w14:paraId="5922C061" w14:textId="77777777" w:rsidTr="007F4082">
        <w:tc>
          <w:tcPr>
            <w:tcW w:w="4315" w:type="dxa"/>
          </w:tcPr>
          <w:p w14:paraId="4AA6B94F" w14:textId="77777777" w:rsidR="009805C1" w:rsidRDefault="009805C1" w:rsidP="007F4082">
            <w:pPr>
              <w:spacing w:line="360" w:lineRule="auto"/>
              <w:jc w:val="both"/>
              <w:rPr>
                <w:rFonts w:ascii="Times New Roman" w:hAnsi="Times New Roman" w:cs="Times New Roman"/>
                <w:sz w:val="24"/>
                <w:szCs w:val="24"/>
              </w:rPr>
            </w:pPr>
            <w:r w:rsidRPr="004B4461">
              <w:rPr>
                <w:rFonts w:ascii="Times New Roman" w:hAnsi="Times New Roman" w:cs="Times New Roman"/>
                <w:sz w:val="24"/>
                <w:szCs w:val="24"/>
              </w:rPr>
              <w:lastRenderedPageBreak/>
              <w:t>Ne rien faire pour l’instant, puisque ce sont seulement des perceptions de ses collègues.</w:t>
            </w:r>
          </w:p>
        </w:tc>
        <w:tc>
          <w:tcPr>
            <w:tcW w:w="4315" w:type="dxa"/>
          </w:tcPr>
          <w:p w14:paraId="791FEF0D" w14:textId="77777777" w:rsidR="009805C1" w:rsidRDefault="009805C1" w:rsidP="007F4082">
            <w:pPr>
              <w:spacing w:line="360" w:lineRule="auto"/>
              <w:jc w:val="both"/>
              <w:rPr>
                <w:rFonts w:ascii="Times New Roman" w:hAnsi="Times New Roman" w:cs="Times New Roman"/>
                <w:sz w:val="24"/>
                <w:szCs w:val="24"/>
              </w:rPr>
            </w:pPr>
            <w:r w:rsidRPr="000963D7">
              <w:rPr>
                <w:rFonts w:ascii="Times New Roman" w:hAnsi="Times New Roman" w:cs="Times New Roman"/>
                <w:sz w:val="24"/>
                <w:szCs w:val="24"/>
              </w:rPr>
              <w:t>Vous observez que cette situation n’a aucun impact sur la performance de l’équipe.</w:t>
            </w:r>
          </w:p>
        </w:tc>
      </w:tr>
      <w:tr w:rsidR="009805C1" w14:paraId="6ABD30EA" w14:textId="77777777" w:rsidTr="007F4082">
        <w:tc>
          <w:tcPr>
            <w:tcW w:w="8630" w:type="dxa"/>
            <w:gridSpan w:val="2"/>
          </w:tcPr>
          <w:p w14:paraId="253B306B" w14:textId="77777777" w:rsidR="009805C1" w:rsidRPr="00C4112A" w:rsidRDefault="009805C1" w:rsidP="007F4082">
            <w:pPr>
              <w:spacing w:line="360" w:lineRule="auto"/>
              <w:jc w:val="center"/>
              <w:rPr>
                <w:rFonts w:ascii="Times New Roman" w:hAnsi="Times New Roman" w:cs="Times New Roman"/>
                <w:b/>
                <w:bCs/>
                <w:sz w:val="24"/>
                <w:szCs w:val="24"/>
              </w:rPr>
            </w:pPr>
            <w:r w:rsidRPr="00C4112A">
              <w:rPr>
                <w:rFonts w:ascii="Times New Roman" w:hAnsi="Times New Roman" w:cs="Times New Roman"/>
                <w:b/>
                <w:bCs/>
                <w:sz w:val="24"/>
                <w:szCs w:val="24"/>
              </w:rPr>
              <w:t>Échelle de Likert</w:t>
            </w:r>
          </w:p>
        </w:tc>
      </w:tr>
      <w:tr w:rsidR="009805C1" w14:paraId="68484F15" w14:textId="77777777" w:rsidTr="007F4082">
        <w:tc>
          <w:tcPr>
            <w:tcW w:w="8630" w:type="dxa"/>
            <w:gridSpan w:val="2"/>
          </w:tcPr>
          <w:p w14:paraId="770A7C1D" w14:textId="77777777" w:rsidR="009805C1" w:rsidRPr="001D60AE" w:rsidRDefault="009805C1" w:rsidP="007F4082">
            <w:pPr>
              <w:spacing w:line="360" w:lineRule="auto"/>
              <w:rPr>
                <w:rFonts w:ascii="Times New Roman" w:hAnsi="Times New Roman" w:cs="Times New Roman"/>
                <w:sz w:val="24"/>
                <w:szCs w:val="24"/>
              </w:rPr>
            </w:pPr>
            <w:r w:rsidRPr="001D60AE">
              <w:rPr>
                <w:rFonts w:ascii="Times New Roman" w:hAnsi="Times New Roman" w:cs="Times New Roman"/>
                <w:sz w:val="24"/>
                <w:szCs w:val="24"/>
              </w:rPr>
              <w:t>Votre hypothèse ou option en est :</w:t>
            </w:r>
          </w:p>
        </w:tc>
      </w:tr>
      <w:tr w:rsidR="009805C1" w14:paraId="3D4F07E1" w14:textId="77777777" w:rsidTr="007F4082">
        <w:tc>
          <w:tcPr>
            <w:tcW w:w="8630" w:type="dxa"/>
            <w:gridSpan w:val="2"/>
          </w:tcPr>
          <w:p w14:paraId="390EBDDC"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 xml:space="preserve">Fortement affaiblie </w:t>
            </w:r>
          </w:p>
          <w:p w14:paraId="0596639D"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Affaiblie</w:t>
            </w:r>
          </w:p>
          <w:p w14:paraId="75782478"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Inchangée</w:t>
            </w:r>
          </w:p>
          <w:p w14:paraId="1D1C16C4"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Renforcée</w:t>
            </w:r>
          </w:p>
          <w:p w14:paraId="59A22AC1" w14:textId="77777777" w:rsidR="009805C1" w:rsidRPr="003335D1" w:rsidRDefault="009805C1" w:rsidP="009805C1">
            <w:pPr>
              <w:pStyle w:val="Paragraphedeliste"/>
              <w:numPr>
                <w:ilvl w:val="0"/>
                <w:numId w:val="15"/>
              </w:numPr>
              <w:spacing w:line="360" w:lineRule="auto"/>
              <w:rPr>
                <w:rFonts w:ascii="Times New Roman" w:hAnsi="Times New Roman" w:cs="Times New Roman"/>
                <w:b/>
                <w:bCs/>
                <w:sz w:val="24"/>
                <w:szCs w:val="24"/>
              </w:rPr>
            </w:pPr>
            <w:r w:rsidRPr="003335D1">
              <w:rPr>
                <w:rFonts w:ascii="Times New Roman" w:hAnsi="Times New Roman" w:cs="Times New Roman"/>
                <w:sz w:val="24"/>
                <w:szCs w:val="24"/>
              </w:rPr>
              <w:t>Fortement renforcée</w:t>
            </w:r>
          </w:p>
        </w:tc>
      </w:tr>
      <w:tr w:rsidR="009805C1" w14:paraId="16868590" w14:textId="77777777" w:rsidTr="007F4082">
        <w:tc>
          <w:tcPr>
            <w:tcW w:w="8630" w:type="dxa"/>
            <w:gridSpan w:val="2"/>
          </w:tcPr>
          <w:p w14:paraId="1BEE0D72" w14:textId="77777777" w:rsidR="009805C1" w:rsidRPr="00D67DD4"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 anticipée par l’experte de contenu</w:t>
            </w:r>
          </w:p>
        </w:tc>
      </w:tr>
      <w:tr w:rsidR="009805C1" w14:paraId="3CCF3EFD" w14:textId="77777777" w:rsidTr="007F4082">
        <w:tc>
          <w:tcPr>
            <w:tcW w:w="8630" w:type="dxa"/>
            <w:gridSpan w:val="2"/>
          </w:tcPr>
          <w:p w14:paraId="41BEB32A" w14:textId="77777777" w:rsidR="009805C1" w:rsidRPr="00FE3DA1" w:rsidRDefault="009805C1" w:rsidP="007F4082">
            <w:pPr>
              <w:spacing w:line="360" w:lineRule="auto"/>
              <w:jc w:val="both"/>
              <w:rPr>
                <w:rFonts w:ascii="Times New Roman" w:hAnsi="Times New Roman" w:cs="Times New Roman"/>
                <w:sz w:val="24"/>
                <w:szCs w:val="24"/>
              </w:rPr>
            </w:pPr>
            <w:r w:rsidRPr="00FE3DA1">
              <w:rPr>
                <w:rFonts w:ascii="Times New Roman" w:hAnsi="Times New Roman" w:cs="Times New Roman"/>
                <w:sz w:val="24"/>
                <w:szCs w:val="24"/>
              </w:rPr>
              <w:t>Réponse : Inchangée</w:t>
            </w:r>
          </w:p>
          <w:p w14:paraId="4BEC2188" w14:textId="77777777" w:rsidR="009805C1" w:rsidRPr="00D67DD4" w:rsidRDefault="009805C1" w:rsidP="007F4082">
            <w:pPr>
              <w:spacing w:line="360" w:lineRule="auto"/>
              <w:rPr>
                <w:rFonts w:ascii="Times New Roman" w:hAnsi="Times New Roman" w:cs="Times New Roman"/>
                <w:b/>
                <w:bCs/>
                <w:sz w:val="24"/>
                <w:szCs w:val="24"/>
              </w:rPr>
            </w:pPr>
            <w:r w:rsidRPr="00FE3DA1">
              <w:rPr>
                <w:rFonts w:ascii="Times New Roman" w:hAnsi="Times New Roman" w:cs="Times New Roman"/>
                <w:sz w:val="24"/>
                <w:szCs w:val="24"/>
              </w:rPr>
              <w:t xml:space="preserve">Justification : </w:t>
            </w:r>
            <w:r w:rsidRPr="00FE3DA1">
              <w:rPr>
                <w:rFonts w:ascii="Roboto" w:hAnsi="Roboto"/>
                <w:spacing w:val="2"/>
                <w:shd w:val="clear" w:color="auto" w:fill="FFFFFF"/>
              </w:rPr>
              <w:t xml:space="preserve"> </w:t>
            </w:r>
            <w:r w:rsidRPr="00FE3DA1">
              <w:rPr>
                <w:rFonts w:ascii="Times New Roman" w:hAnsi="Times New Roman" w:cs="Times New Roman"/>
                <w:sz w:val="24"/>
                <w:szCs w:val="24"/>
              </w:rPr>
              <w:t>Je reste en mode observation et plus présente sur le terrain.</w:t>
            </w:r>
          </w:p>
        </w:tc>
      </w:tr>
      <w:tr w:rsidR="009805C1" w14:paraId="07D07381" w14:textId="77777777" w:rsidTr="007F4082">
        <w:tc>
          <w:tcPr>
            <w:tcW w:w="8630" w:type="dxa"/>
            <w:gridSpan w:val="2"/>
          </w:tcPr>
          <w:p w14:paraId="75B04EEB" w14:textId="77777777" w:rsidR="009805C1" w:rsidRPr="00D67DD4" w:rsidRDefault="009805C1" w:rsidP="007F4082">
            <w:pPr>
              <w:spacing w:line="360" w:lineRule="auto"/>
              <w:jc w:val="center"/>
              <w:rPr>
                <w:rFonts w:ascii="Times New Roman" w:hAnsi="Times New Roman" w:cs="Times New Roman"/>
                <w:b/>
                <w:bCs/>
                <w:sz w:val="24"/>
                <w:szCs w:val="24"/>
              </w:rPr>
            </w:pPr>
            <w:r w:rsidRPr="00D67DD4">
              <w:rPr>
                <w:rFonts w:ascii="Times New Roman" w:hAnsi="Times New Roman" w:cs="Times New Roman"/>
                <w:b/>
                <w:bCs/>
                <w:sz w:val="24"/>
                <w:szCs w:val="24"/>
              </w:rPr>
              <w:t>Réponses des panélistes</w:t>
            </w:r>
          </w:p>
        </w:tc>
      </w:tr>
      <w:tr w:rsidR="009805C1" w14:paraId="0A426F8C" w14:textId="77777777" w:rsidTr="007F4082">
        <w:tc>
          <w:tcPr>
            <w:tcW w:w="8630" w:type="dxa"/>
            <w:gridSpan w:val="2"/>
          </w:tcPr>
          <w:p w14:paraId="62EBBF27" w14:textId="77777777" w:rsidR="009805C1" w:rsidRPr="00100DF1" w:rsidRDefault="009805C1" w:rsidP="007F4082">
            <w:pPr>
              <w:spacing w:line="360" w:lineRule="auto"/>
              <w:jc w:val="both"/>
              <w:rPr>
                <w:rFonts w:ascii="Times New Roman" w:hAnsi="Times New Roman" w:cs="Times New Roman"/>
                <w:sz w:val="24"/>
                <w:szCs w:val="24"/>
                <w:u w:val="single"/>
              </w:rPr>
            </w:pPr>
            <w:r w:rsidRPr="00100DF1">
              <w:rPr>
                <w:rFonts w:ascii="Times New Roman" w:hAnsi="Times New Roman" w:cs="Times New Roman"/>
                <w:sz w:val="24"/>
                <w:szCs w:val="24"/>
                <w:u w:val="single"/>
              </w:rPr>
              <w:t>Panéliste #2 :</w:t>
            </w:r>
          </w:p>
          <w:p w14:paraId="09112A37"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Renforcée</w:t>
            </w:r>
          </w:p>
          <w:p w14:paraId="728D3ACC" w14:textId="77777777" w:rsidR="009805C1" w:rsidRDefault="009805C1" w:rsidP="007F4082">
            <w:pPr>
              <w:spacing w:line="360" w:lineRule="auto"/>
              <w:jc w:val="both"/>
              <w:rPr>
                <w:rFonts w:ascii="Times New Roman" w:hAnsi="Times New Roman" w:cs="Times New Roman"/>
                <w:spacing w:val="2"/>
                <w:sz w:val="24"/>
                <w:szCs w:val="24"/>
                <w:shd w:val="clear" w:color="auto" w:fill="FFFFFF"/>
              </w:rPr>
            </w:pPr>
            <w:r>
              <w:rPr>
                <w:rFonts w:ascii="Times New Roman" w:hAnsi="Times New Roman" w:cs="Times New Roman"/>
                <w:sz w:val="24"/>
                <w:szCs w:val="24"/>
              </w:rPr>
              <w:t>Justification </w:t>
            </w:r>
            <w:r w:rsidRPr="008D4180">
              <w:rPr>
                <w:rFonts w:ascii="Times New Roman" w:hAnsi="Times New Roman" w:cs="Times New Roman"/>
                <w:sz w:val="24"/>
                <w:szCs w:val="24"/>
              </w:rPr>
              <w:t xml:space="preserve">: </w:t>
            </w:r>
            <w:r w:rsidRPr="008D4180">
              <w:rPr>
                <w:rFonts w:ascii="Times New Roman" w:hAnsi="Times New Roman" w:cs="Times New Roman"/>
                <w:spacing w:val="2"/>
                <w:sz w:val="24"/>
                <w:szCs w:val="24"/>
                <w:shd w:val="clear" w:color="auto" w:fill="FFFFFF"/>
              </w:rPr>
              <w:t xml:space="preserve">  </w:t>
            </w:r>
            <w:r w:rsidRPr="004C766F">
              <w:rPr>
                <w:rFonts w:ascii="Times New Roman" w:hAnsi="Times New Roman" w:cs="Times New Roman"/>
                <w:spacing w:val="2"/>
                <w:sz w:val="24"/>
                <w:szCs w:val="24"/>
                <w:shd w:val="clear" w:color="auto" w:fill="FFFFFF"/>
              </w:rPr>
              <w:t>Le fait que la performance de l'équipe ne soit pas affectée diminue le sentiment d'urgence de la situation quoiqu'il faille s'en préoccuper dans le futur.</w:t>
            </w:r>
          </w:p>
          <w:p w14:paraId="2F159481" w14:textId="77777777" w:rsidR="009805C1" w:rsidRPr="00FE3DA1" w:rsidRDefault="009805C1" w:rsidP="007F4082">
            <w:pPr>
              <w:spacing w:line="360" w:lineRule="auto"/>
              <w:jc w:val="both"/>
              <w:rPr>
                <w:rFonts w:ascii="Times New Roman" w:hAnsi="Times New Roman" w:cs="Times New Roman"/>
                <w:spacing w:val="2"/>
                <w:sz w:val="24"/>
                <w:szCs w:val="24"/>
                <w:shd w:val="clear" w:color="auto" w:fill="FFFFFF"/>
              </w:rPr>
            </w:pPr>
          </w:p>
          <w:p w14:paraId="69EEDE05" w14:textId="77777777" w:rsidR="009805C1" w:rsidRPr="00B3729B" w:rsidRDefault="009805C1" w:rsidP="007F4082">
            <w:pPr>
              <w:spacing w:line="360" w:lineRule="auto"/>
              <w:jc w:val="both"/>
              <w:rPr>
                <w:rFonts w:ascii="Times New Roman" w:hAnsi="Times New Roman" w:cs="Times New Roman"/>
                <w:spacing w:val="2"/>
                <w:sz w:val="24"/>
                <w:szCs w:val="24"/>
                <w:u w:val="single"/>
                <w:shd w:val="clear" w:color="auto" w:fill="FFFFFF"/>
              </w:rPr>
            </w:pPr>
            <w:r w:rsidRPr="00B3729B">
              <w:rPr>
                <w:rFonts w:ascii="Times New Roman" w:hAnsi="Times New Roman" w:cs="Times New Roman"/>
                <w:spacing w:val="2"/>
                <w:sz w:val="24"/>
                <w:szCs w:val="24"/>
                <w:u w:val="single"/>
                <w:shd w:val="clear" w:color="auto" w:fill="FFFFFF"/>
              </w:rPr>
              <w:t>Panéliste #4 :</w:t>
            </w:r>
          </w:p>
          <w:p w14:paraId="0BC858C3" w14:textId="77777777" w:rsidR="009805C1" w:rsidRDefault="009805C1" w:rsidP="007F4082">
            <w:pPr>
              <w:spacing w:line="360" w:lineRule="auto"/>
              <w:jc w:val="both"/>
              <w:rPr>
                <w:rFonts w:ascii="Times New Roman" w:hAnsi="Times New Roman" w:cs="Times New Roman"/>
                <w:spacing w:val="2"/>
                <w:sz w:val="24"/>
                <w:szCs w:val="24"/>
                <w:shd w:val="clear" w:color="auto" w:fill="FFFFFF"/>
              </w:rPr>
            </w:pPr>
            <w:r>
              <w:rPr>
                <w:rFonts w:ascii="Times New Roman" w:hAnsi="Times New Roman" w:cs="Times New Roman"/>
                <w:spacing w:val="2"/>
                <w:sz w:val="24"/>
                <w:szCs w:val="24"/>
                <w:shd w:val="clear" w:color="auto" w:fill="FFFFFF"/>
              </w:rPr>
              <w:t>Réponse : Affaiblie</w:t>
            </w:r>
          </w:p>
          <w:p w14:paraId="2001D662" w14:textId="77777777" w:rsidR="009805C1" w:rsidRDefault="009805C1" w:rsidP="007F4082">
            <w:pPr>
              <w:spacing w:line="360" w:lineRule="auto"/>
              <w:jc w:val="both"/>
              <w:rPr>
                <w:rFonts w:ascii="Times New Roman" w:hAnsi="Times New Roman" w:cs="Times New Roman"/>
                <w:spacing w:val="2"/>
                <w:sz w:val="24"/>
                <w:szCs w:val="24"/>
                <w:shd w:val="clear" w:color="auto" w:fill="FFFFFF"/>
              </w:rPr>
            </w:pPr>
            <w:r w:rsidRPr="00DD5E00">
              <w:rPr>
                <w:rFonts w:ascii="Times New Roman" w:hAnsi="Times New Roman" w:cs="Times New Roman"/>
                <w:spacing w:val="2"/>
                <w:sz w:val="24"/>
                <w:szCs w:val="24"/>
                <w:shd w:val="clear" w:color="auto" w:fill="FFFFFF"/>
              </w:rPr>
              <w:t>Bien que la performance de l’équipe ne soit pas affectée à ce stade, il est important de prendre en compte qu'une mauvaise atmosphère et un manque de collaboration peuvent avoir des conséquences à long terme sur l'engagement, la satisfaction et le taux de roulement. Ignorer ces problèmes pourrait nuire à la dynamique de l’équipe dans le futur</w:t>
            </w:r>
            <w:r>
              <w:rPr>
                <w:rFonts w:ascii="Times New Roman" w:hAnsi="Times New Roman" w:cs="Times New Roman"/>
                <w:spacing w:val="2"/>
                <w:sz w:val="24"/>
                <w:szCs w:val="24"/>
                <w:shd w:val="clear" w:color="auto" w:fill="FFFFFF"/>
              </w:rPr>
              <w:t>.</w:t>
            </w:r>
          </w:p>
          <w:p w14:paraId="018A2128" w14:textId="77777777" w:rsidR="009805C1" w:rsidRDefault="009805C1" w:rsidP="007F4082">
            <w:pPr>
              <w:spacing w:line="360" w:lineRule="auto"/>
              <w:jc w:val="both"/>
              <w:rPr>
                <w:rFonts w:ascii="Times New Roman" w:hAnsi="Times New Roman" w:cs="Times New Roman"/>
                <w:spacing w:val="2"/>
                <w:sz w:val="24"/>
                <w:szCs w:val="24"/>
                <w:shd w:val="clear" w:color="auto" w:fill="FFFFFF"/>
              </w:rPr>
            </w:pPr>
          </w:p>
          <w:p w14:paraId="2B26ADCF" w14:textId="77777777" w:rsidR="009805C1" w:rsidRPr="00B3729B" w:rsidRDefault="009805C1" w:rsidP="007F4082">
            <w:pPr>
              <w:spacing w:line="360" w:lineRule="auto"/>
              <w:jc w:val="both"/>
              <w:rPr>
                <w:rFonts w:ascii="Times New Roman" w:hAnsi="Times New Roman" w:cs="Times New Roman"/>
                <w:spacing w:val="2"/>
                <w:sz w:val="24"/>
                <w:szCs w:val="24"/>
                <w:u w:val="single"/>
                <w:shd w:val="clear" w:color="auto" w:fill="FFFFFF"/>
              </w:rPr>
            </w:pPr>
            <w:r w:rsidRPr="00B3729B">
              <w:rPr>
                <w:rFonts w:ascii="Times New Roman" w:hAnsi="Times New Roman" w:cs="Times New Roman"/>
                <w:spacing w:val="2"/>
                <w:sz w:val="24"/>
                <w:szCs w:val="24"/>
                <w:u w:val="single"/>
                <w:shd w:val="clear" w:color="auto" w:fill="FFFFFF"/>
              </w:rPr>
              <w:t>Panéliste #5</w:t>
            </w:r>
          </w:p>
          <w:p w14:paraId="05E6B379"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Fortement affaiblie</w:t>
            </w:r>
          </w:p>
          <w:p w14:paraId="7E7FDCB1" w14:textId="77777777" w:rsidR="009805C1" w:rsidRPr="00D67DD4"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Justification : </w:t>
            </w:r>
            <w:r w:rsidRPr="00B3729B">
              <w:rPr>
                <w:rFonts w:ascii="Roboto" w:hAnsi="Roboto"/>
                <w:spacing w:val="2"/>
                <w:shd w:val="clear" w:color="auto" w:fill="FFFFFF"/>
              </w:rPr>
              <w:t xml:space="preserve"> </w:t>
            </w:r>
            <w:r w:rsidRPr="008216D8">
              <w:rPr>
                <w:rFonts w:ascii="Times New Roman" w:hAnsi="Times New Roman" w:cs="Times New Roman"/>
                <w:sz w:val="24"/>
                <w:szCs w:val="24"/>
              </w:rPr>
              <w:t>Il faut avoir du courage managérial et agir et non attendre. La performance de l'équipe est une chose, le bon climat de travail est une autre chose.</w:t>
            </w:r>
          </w:p>
        </w:tc>
      </w:tr>
      <w:tr w:rsidR="009805C1" w14:paraId="61ECCA69" w14:textId="77777777" w:rsidTr="007F4082">
        <w:tc>
          <w:tcPr>
            <w:tcW w:w="8630" w:type="dxa"/>
            <w:gridSpan w:val="2"/>
          </w:tcPr>
          <w:p w14:paraId="31BE05AF" w14:textId="77777777" w:rsidR="009805C1" w:rsidRPr="00D67DD4" w:rsidRDefault="009805C1" w:rsidP="007F4082">
            <w:pPr>
              <w:spacing w:line="360" w:lineRule="auto"/>
              <w:jc w:val="center"/>
              <w:rPr>
                <w:rFonts w:ascii="Times New Roman" w:hAnsi="Times New Roman" w:cs="Times New Roman"/>
                <w:b/>
                <w:bCs/>
                <w:sz w:val="24"/>
                <w:szCs w:val="24"/>
              </w:rPr>
            </w:pPr>
            <w:r w:rsidRPr="001B5DD2">
              <w:rPr>
                <w:rFonts w:ascii="Times New Roman" w:hAnsi="Times New Roman" w:cs="Times New Roman"/>
                <w:b/>
                <w:bCs/>
                <w:sz w:val="24"/>
                <w:szCs w:val="24"/>
                <w:highlight w:val="yellow"/>
              </w:rPr>
              <w:lastRenderedPageBreak/>
              <w:t>Synthèse éducative</w:t>
            </w:r>
            <w:r>
              <w:rPr>
                <w:rFonts w:ascii="Times New Roman" w:hAnsi="Times New Roman" w:cs="Times New Roman"/>
                <w:b/>
                <w:bCs/>
                <w:sz w:val="24"/>
                <w:szCs w:val="24"/>
              </w:rPr>
              <w:t xml:space="preserve"> </w:t>
            </w:r>
          </w:p>
        </w:tc>
      </w:tr>
      <w:tr w:rsidR="009805C1" w:rsidRPr="005A1B0D" w14:paraId="53F47468" w14:textId="77777777" w:rsidTr="007F4082">
        <w:tc>
          <w:tcPr>
            <w:tcW w:w="8630" w:type="dxa"/>
            <w:gridSpan w:val="2"/>
          </w:tcPr>
          <w:p w14:paraId="541E150E" w14:textId="77777777" w:rsidR="009805C1" w:rsidRPr="00E95F2C"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Pr="00E95F2C">
              <w:rPr>
                <w:rFonts w:ascii="Times New Roman" w:hAnsi="Times New Roman" w:cs="Times New Roman"/>
                <w:b/>
                <w:bCs/>
                <w:sz w:val="24"/>
                <w:szCs w:val="24"/>
              </w:rPr>
              <w:t xml:space="preserve">Éléments clés des réponses des panélistes : </w:t>
            </w:r>
          </w:p>
          <w:p w14:paraId="211A9E0B" w14:textId="19A99253" w:rsidR="009805C1" w:rsidRPr="00A314DA" w:rsidRDefault="009805C1" w:rsidP="009805C1">
            <w:pPr>
              <w:pStyle w:val="Paragraphedeliste"/>
              <w:numPr>
                <w:ilvl w:val="0"/>
                <w:numId w:val="3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Rencontrer rapidement l’employée : </w:t>
            </w:r>
            <w:r w:rsidRPr="008C43A1">
              <w:rPr>
                <w:rFonts w:ascii="Times New Roman" w:hAnsi="Times New Roman" w:cs="Times New Roman"/>
                <w:sz w:val="24"/>
                <w:szCs w:val="24"/>
              </w:rPr>
              <w:t xml:space="preserve">Compte tenu </w:t>
            </w:r>
            <w:r>
              <w:rPr>
                <w:rFonts w:ascii="Times New Roman" w:hAnsi="Times New Roman" w:cs="Times New Roman"/>
                <w:sz w:val="24"/>
                <w:szCs w:val="24"/>
              </w:rPr>
              <w:t xml:space="preserve">que 4 employés vous ont mentionné vivre des enjeux avec l’employée, il est important de la rencontrer afin d’obtenir </w:t>
            </w:r>
            <w:ins w:id="21" w:author="Lise Lecours" w:date="2024-10-30T15:16:00Z" w16du:dateUtc="2024-10-30T19:16:00Z">
              <w:r w:rsidR="00A2092A">
                <w:rPr>
                  <w:rFonts w:ascii="Times New Roman" w:hAnsi="Times New Roman" w:cs="Times New Roman"/>
                  <w:sz w:val="24"/>
                  <w:szCs w:val="24"/>
                </w:rPr>
                <w:t>(il manque quelque chose ici : sa version des faits ???)</w:t>
              </w:r>
            </w:ins>
          </w:p>
          <w:p w14:paraId="152DCB50" w14:textId="77777777" w:rsidR="009805C1" w:rsidRPr="001F37D7" w:rsidRDefault="009805C1" w:rsidP="009805C1">
            <w:pPr>
              <w:pStyle w:val="Paragraphedeliste"/>
              <w:numPr>
                <w:ilvl w:val="0"/>
                <w:numId w:val="3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Observation sur le terrain : </w:t>
            </w:r>
            <w:r w:rsidRPr="001F6CDB">
              <w:rPr>
                <w:rFonts w:ascii="Times New Roman" w:hAnsi="Times New Roman" w:cs="Times New Roman"/>
                <w:sz w:val="24"/>
                <w:szCs w:val="24"/>
              </w:rPr>
              <w:t>Il est</w:t>
            </w:r>
            <w:r>
              <w:rPr>
                <w:rFonts w:ascii="Times New Roman" w:hAnsi="Times New Roman" w:cs="Times New Roman"/>
                <w:b/>
                <w:bCs/>
                <w:sz w:val="24"/>
                <w:szCs w:val="24"/>
              </w:rPr>
              <w:t xml:space="preserve"> </w:t>
            </w:r>
            <w:r w:rsidRPr="005F10DB">
              <w:rPr>
                <w:rFonts w:ascii="Times New Roman" w:hAnsi="Times New Roman" w:cs="Times New Roman"/>
                <w:sz w:val="24"/>
                <w:szCs w:val="24"/>
              </w:rPr>
              <w:t>recommandé</w:t>
            </w:r>
            <w:r>
              <w:rPr>
                <w:rFonts w:ascii="Times New Roman" w:hAnsi="Times New Roman" w:cs="Times New Roman"/>
                <w:sz w:val="24"/>
                <w:szCs w:val="24"/>
              </w:rPr>
              <w:t xml:space="preserve"> d’aller observer sur le terrain afin de mieux comprendre la situation, discuter avec les employés et tenter </w:t>
            </w:r>
            <w:r w:rsidRPr="000D74CD">
              <w:rPr>
                <w:rFonts w:ascii="Times New Roman" w:hAnsi="Times New Roman" w:cs="Times New Roman"/>
                <w:sz w:val="24"/>
                <w:szCs w:val="24"/>
              </w:rPr>
              <w:t>de récolter des faits sur la situation.</w:t>
            </w:r>
          </w:p>
          <w:p w14:paraId="18DD8233" w14:textId="77777777" w:rsidR="009805C1" w:rsidRPr="00683439" w:rsidRDefault="009805C1" w:rsidP="007F4082">
            <w:pPr>
              <w:pStyle w:val="Paragraphedeliste"/>
              <w:spacing w:line="360" w:lineRule="auto"/>
              <w:jc w:val="both"/>
              <w:rPr>
                <w:rFonts w:ascii="Times New Roman" w:hAnsi="Times New Roman" w:cs="Times New Roman"/>
                <w:b/>
                <w:bCs/>
                <w:sz w:val="24"/>
                <w:szCs w:val="24"/>
              </w:rPr>
            </w:pPr>
          </w:p>
          <w:p w14:paraId="04D8929B" w14:textId="77777777" w:rsidR="009805C1"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Pr="00935152">
              <w:rPr>
                <w:rFonts w:ascii="Times New Roman" w:hAnsi="Times New Roman" w:cs="Times New Roman"/>
                <w:b/>
                <w:bCs/>
                <w:sz w:val="24"/>
                <w:szCs w:val="24"/>
              </w:rPr>
              <w:t xml:space="preserve"> Points de convergence et de divergence entre les réponses :</w:t>
            </w:r>
          </w:p>
          <w:p w14:paraId="037D0101" w14:textId="77777777" w:rsidR="009805C1"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Convergence : </w:t>
            </w:r>
          </w:p>
          <w:p w14:paraId="6D9C3BC8" w14:textId="77777777" w:rsidR="009805C1" w:rsidRDefault="009805C1" w:rsidP="009805C1">
            <w:pPr>
              <w:pStyle w:val="Paragraphedeliste"/>
              <w:numPr>
                <w:ilvl w:val="0"/>
                <w:numId w:val="32"/>
              </w:numPr>
              <w:spacing w:line="360" w:lineRule="auto"/>
              <w:jc w:val="both"/>
              <w:rPr>
                <w:rFonts w:ascii="Times New Roman" w:hAnsi="Times New Roman" w:cs="Times New Roman"/>
                <w:sz w:val="24"/>
                <w:szCs w:val="24"/>
              </w:rPr>
            </w:pPr>
            <w:r w:rsidRPr="00D43119">
              <w:rPr>
                <w:rFonts w:ascii="Times New Roman" w:hAnsi="Times New Roman" w:cs="Times New Roman"/>
                <w:sz w:val="24"/>
                <w:szCs w:val="24"/>
              </w:rPr>
              <w:t>Les panélistes s’accordent sur l’importance d’obtenir la perception de l’employée concerné</w:t>
            </w:r>
            <w:r>
              <w:rPr>
                <w:rFonts w:ascii="Times New Roman" w:hAnsi="Times New Roman" w:cs="Times New Roman"/>
                <w:sz w:val="24"/>
                <w:szCs w:val="24"/>
              </w:rPr>
              <w:t>e</w:t>
            </w:r>
            <w:r w:rsidRPr="00D43119">
              <w:rPr>
                <w:rFonts w:ascii="Times New Roman" w:hAnsi="Times New Roman" w:cs="Times New Roman"/>
                <w:sz w:val="24"/>
                <w:szCs w:val="24"/>
              </w:rPr>
              <w:t xml:space="preserve"> par la situation. De plus, ils s’accordent sur l’importance d’être impartial, malgré les antécédents et les commentaires. Les panélistes recommandent d’observer sur le terrain la situation. </w:t>
            </w:r>
          </w:p>
          <w:p w14:paraId="1DAE5F3F" w14:textId="77777777" w:rsidR="009805C1" w:rsidRPr="00BF318D" w:rsidRDefault="009805C1" w:rsidP="007F4082">
            <w:pPr>
              <w:spacing w:line="360" w:lineRule="auto"/>
              <w:jc w:val="both"/>
              <w:rPr>
                <w:rFonts w:ascii="Times New Roman" w:hAnsi="Times New Roman" w:cs="Times New Roman"/>
                <w:b/>
                <w:bCs/>
                <w:sz w:val="24"/>
                <w:szCs w:val="24"/>
              </w:rPr>
            </w:pPr>
            <w:r w:rsidRPr="00BF318D">
              <w:rPr>
                <w:rFonts w:ascii="Times New Roman" w:hAnsi="Times New Roman" w:cs="Times New Roman"/>
                <w:b/>
                <w:bCs/>
                <w:sz w:val="24"/>
                <w:szCs w:val="24"/>
              </w:rPr>
              <w:t>Divergence :</w:t>
            </w:r>
          </w:p>
          <w:p w14:paraId="4588A377" w14:textId="77777777" w:rsidR="009805C1" w:rsidRDefault="009805C1" w:rsidP="009805C1">
            <w:pPr>
              <w:pStyle w:val="Paragraphedeliste"/>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 performance de l’équipe n’étant pas affectée, un panéliste mentionne que l’urgence d’intervenir est diminuée. Les deux autres panélistes mentionnent qu’il faut tout de même intervenir, car l’atmosphère d’équipe ainsi que la collaboration seront tout de même affectées. </w:t>
            </w:r>
          </w:p>
          <w:p w14:paraId="25F3F32F" w14:textId="77777777" w:rsidR="009805C1" w:rsidRDefault="009805C1" w:rsidP="007F4082">
            <w:pPr>
              <w:pStyle w:val="Paragraphedeliste"/>
              <w:spacing w:line="360" w:lineRule="auto"/>
              <w:jc w:val="both"/>
              <w:rPr>
                <w:rFonts w:ascii="Times New Roman" w:hAnsi="Times New Roman" w:cs="Times New Roman"/>
                <w:sz w:val="24"/>
                <w:szCs w:val="24"/>
              </w:rPr>
            </w:pPr>
          </w:p>
          <w:p w14:paraId="1AC51B95" w14:textId="77777777" w:rsidR="009805C1" w:rsidRDefault="009805C1" w:rsidP="007F4082">
            <w:pPr>
              <w:spacing w:line="360" w:lineRule="auto"/>
              <w:jc w:val="both"/>
              <w:rPr>
                <w:rFonts w:ascii="Times New Roman" w:hAnsi="Times New Roman" w:cs="Times New Roman"/>
                <w:b/>
                <w:bCs/>
                <w:sz w:val="24"/>
                <w:szCs w:val="24"/>
              </w:rPr>
            </w:pPr>
            <w:r w:rsidRPr="00E70F9E">
              <w:rPr>
                <w:rFonts w:ascii="Times New Roman" w:hAnsi="Times New Roman" w:cs="Times New Roman"/>
                <w:b/>
                <w:bCs/>
                <w:sz w:val="24"/>
                <w:szCs w:val="24"/>
              </w:rPr>
              <w:t>3. Bilan</w:t>
            </w:r>
          </w:p>
          <w:p w14:paraId="16BFDDE0" w14:textId="77777777" w:rsidR="009805C1" w:rsidRDefault="009805C1" w:rsidP="007F4082">
            <w:pPr>
              <w:spacing w:line="360" w:lineRule="auto"/>
              <w:jc w:val="both"/>
              <w:rPr>
                <w:rFonts w:ascii="Times New Roman" w:hAnsi="Times New Roman" w:cs="Times New Roman"/>
                <w:sz w:val="24"/>
                <w:szCs w:val="24"/>
              </w:rPr>
            </w:pPr>
            <w:r w:rsidRPr="00CD2B0C">
              <w:rPr>
                <w:rFonts w:ascii="Times New Roman" w:hAnsi="Times New Roman" w:cs="Times New Roman"/>
                <w:sz w:val="24"/>
                <w:szCs w:val="24"/>
              </w:rPr>
              <w:t xml:space="preserve">Dans l’ensemble, les panélistes mentionnent </w:t>
            </w:r>
            <w:r>
              <w:rPr>
                <w:rFonts w:ascii="Times New Roman" w:hAnsi="Times New Roman" w:cs="Times New Roman"/>
                <w:sz w:val="24"/>
                <w:szCs w:val="24"/>
              </w:rPr>
              <w:t xml:space="preserve">qu’il faut observer la situation sur le terrain et traiter celle-ci de manière impartiale. Il faut intervenir afin de garder un climat de travail agréable et une collaboration harmonieuse. </w:t>
            </w:r>
          </w:p>
          <w:p w14:paraId="59AF9D6F" w14:textId="77777777" w:rsidR="009805C1" w:rsidRDefault="009805C1" w:rsidP="007F4082">
            <w:pPr>
              <w:spacing w:line="360" w:lineRule="auto"/>
              <w:jc w:val="both"/>
              <w:rPr>
                <w:rFonts w:ascii="Times New Roman" w:hAnsi="Times New Roman" w:cs="Times New Roman"/>
                <w:sz w:val="24"/>
                <w:szCs w:val="24"/>
              </w:rPr>
            </w:pPr>
          </w:p>
          <w:p w14:paraId="41379AF8" w14:textId="77777777" w:rsidR="009805C1" w:rsidRDefault="009805C1" w:rsidP="007F4082">
            <w:pPr>
              <w:spacing w:line="360" w:lineRule="auto"/>
              <w:jc w:val="both"/>
              <w:rPr>
                <w:rFonts w:ascii="Times New Roman" w:hAnsi="Times New Roman" w:cs="Times New Roman"/>
                <w:b/>
                <w:bCs/>
                <w:sz w:val="24"/>
                <w:szCs w:val="24"/>
              </w:rPr>
            </w:pPr>
            <w:r w:rsidRPr="007C09D6">
              <w:rPr>
                <w:rFonts w:ascii="Times New Roman" w:hAnsi="Times New Roman" w:cs="Times New Roman"/>
                <w:b/>
                <w:bCs/>
                <w:sz w:val="24"/>
                <w:szCs w:val="24"/>
                <w:highlight w:val="yellow"/>
              </w:rPr>
              <w:t>Ressources </w:t>
            </w:r>
            <w:r>
              <w:rPr>
                <w:rFonts w:ascii="Times New Roman" w:hAnsi="Times New Roman" w:cs="Times New Roman"/>
                <w:b/>
                <w:bCs/>
                <w:sz w:val="24"/>
                <w:szCs w:val="24"/>
                <w:highlight w:val="yellow"/>
              </w:rPr>
              <w:t>pour aller plus loin</w:t>
            </w:r>
            <w:r w:rsidRPr="007C09D6">
              <w:rPr>
                <w:rFonts w:ascii="Times New Roman" w:hAnsi="Times New Roman" w:cs="Times New Roman"/>
                <w:b/>
                <w:bCs/>
                <w:sz w:val="24"/>
                <w:szCs w:val="24"/>
                <w:highlight w:val="yellow"/>
              </w:rPr>
              <w:t>:</w:t>
            </w:r>
          </w:p>
          <w:p w14:paraId="0D40E84D" w14:textId="77777777" w:rsidR="009805C1" w:rsidRDefault="009805C1" w:rsidP="007F4082">
            <w:pPr>
              <w:spacing w:line="360" w:lineRule="auto"/>
              <w:jc w:val="both"/>
              <w:rPr>
                <w:rFonts w:ascii="Times New Roman" w:hAnsi="Times New Roman" w:cs="Times New Roman"/>
                <w:b/>
                <w:bCs/>
                <w:sz w:val="24"/>
                <w:szCs w:val="24"/>
              </w:rPr>
            </w:pPr>
          </w:p>
          <w:p w14:paraId="0E1C7B09" w14:textId="77777777" w:rsidR="009805C1" w:rsidRDefault="009805C1" w:rsidP="007F408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Codsi</w:t>
            </w:r>
            <w:proofErr w:type="spellEnd"/>
            <w:r>
              <w:rPr>
                <w:rFonts w:ascii="Times New Roman" w:hAnsi="Times New Roman" w:cs="Times New Roman"/>
                <w:sz w:val="24"/>
                <w:szCs w:val="24"/>
              </w:rPr>
              <w:t xml:space="preserve">, J. (2019, 2 avril). </w:t>
            </w:r>
            <w:r>
              <w:t xml:space="preserve"> </w:t>
            </w:r>
            <w:r w:rsidRPr="00651299">
              <w:rPr>
                <w:rFonts w:ascii="Times New Roman" w:hAnsi="Times New Roman" w:cs="Times New Roman"/>
                <w:i/>
                <w:iCs/>
                <w:sz w:val="24"/>
                <w:szCs w:val="24"/>
              </w:rPr>
              <w:t>Gestionnaires : OSEZ agir face aux conflits pour assurer un climat de travail sain</w:t>
            </w:r>
            <w:proofErr w:type="gramStart"/>
            <w:r w:rsidRPr="00651299">
              <w:rPr>
                <w:rFonts w:ascii="Times New Roman" w:hAnsi="Times New Roman" w:cs="Times New Roman"/>
                <w:i/>
                <w:iCs/>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5A1B0D">
              <w:rPr>
                <w:rFonts w:ascii="Times New Roman" w:hAnsi="Times New Roman" w:cs="Times New Roman"/>
                <w:sz w:val="24"/>
                <w:szCs w:val="24"/>
              </w:rPr>
              <w:t>Carrefour R</w:t>
            </w:r>
            <w:r>
              <w:rPr>
                <w:rFonts w:ascii="Times New Roman" w:hAnsi="Times New Roman" w:cs="Times New Roman"/>
                <w:sz w:val="24"/>
                <w:szCs w:val="24"/>
              </w:rPr>
              <w:t>H.</w:t>
            </w:r>
            <w:r>
              <w:t xml:space="preserve"> </w:t>
            </w:r>
            <w:r w:rsidRPr="00BC53CC">
              <w:rPr>
                <w:rFonts w:ascii="Times New Roman" w:hAnsi="Times New Roman" w:cs="Times New Roman"/>
                <w:sz w:val="24"/>
                <w:szCs w:val="24"/>
              </w:rPr>
              <w:lastRenderedPageBreak/>
              <w:t>https://carrefourrh.org/ressources/developpement-competences-releve/2019/04/gestionnaires-osez-agir-face-conflits</w:t>
            </w:r>
          </w:p>
          <w:p w14:paraId="75A8D06C" w14:textId="77777777" w:rsidR="009805C1" w:rsidRDefault="009805C1" w:rsidP="007F4082">
            <w:pPr>
              <w:spacing w:line="360" w:lineRule="auto"/>
              <w:jc w:val="both"/>
              <w:rPr>
                <w:rFonts w:ascii="Times New Roman" w:hAnsi="Times New Roman" w:cs="Times New Roman"/>
                <w:sz w:val="24"/>
                <w:szCs w:val="24"/>
              </w:rPr>
            </w:pPr>
          </w:p>
          <w:p w14:paraId="6850BC5D" w14:textId="77777777" w:rsidR="009805C1" w:rsidRPr="003B794C" w:rsidRDefault="009805C1" w:rsidP="007F4082">
            <w:pPr>
              <w:spacing w:line="360" w:lineRule="auto"/>
              <w:jc w:val="both"/>
              <w:rPr>
                <w:rFonts w:ascii="Times New Roman" w:hAnsi="Times New Roman" w:cs="Times New Roman"/>
                <w:sz w:val="24"/>
                <w:szCs w:val="24"/>
              </w:rPr>
            </w:pPr>
            <w:r w:rsidRPr="00F838FC">
              <w:rPr>
                <w:rFonts w:ascii="Times New Roman" w:hAnsi="Times New Roman" w:cs="Times New Roman"/>
                <w:sz w:val="24"/>
                <w:szCs w:val="24"/>
              </w:rPr>
              <w:t xml:space="preserve">Gril, E. (2022, 31 août). </w:t>
            </w:r>
            <w:r>
              <w:t xml:space="preserve"> </w:t>
            </w:r>
            <w:r w:rsidRPr="00153FD7">
              <w:rPr>
                <w:rFonts w:ascii="Times New Roman" w:hAnsi="Times New Roman" w:cs="Times New Roman"/>
                <w:i/>
                <w:iCs/>
                <w:sz w:val="24"/>
                <w:szCs w:val="24"/>
              </w:rPr>
              <w:t>Bien identifier et gérer les conflits dans une équipe</w:t>
            </w:r>
            <w:r>
              <w:rPr>
                <w:rFonts w:ascii="Times New Roman" w:hAnsi="Times New Roman" w:cs="Times New Roman"/>
                <w:sz w:val="24"/>
                <w:szCs w:val="24"/>
              </w:rPr>
              <w:t xml:space="preserve">. </w:t>
            </w:r>
            <w:r w:rsidRPr="003B794C">
              <w:rPr>
                <w:rFonts w:ascii="Helvetica" w:hAnsi="Helvetica"/>
                <w:i/>
                <w:iCs/>
                <w:color w:val="7F7F7F"/>
                <w:sz w:val="20"/>
                <w:szCs w:val="20"/>
                <w:shd w:val="clear" w:color="auto" w:fill="F5F5F5"/>
              </w:rPr>
              <w:t xml:space="preserve"> </w:t>
            </w:r>
            <w:r w:rsidRPr="00153FD7">
              <w:rPr>
                <w:rFonts w:ascii="Times New Roman" w:hAnsi="Times New Roman" w:cs="Times New Roman"/>
                <w:sz w:val="24"/>
                <w:szCs w:val="24"/>
              </w:rPr>
              <w:t>Gestion HEC Montréal</w:t>
            </w:r>
            <w:r w:rsidRPr="003B794C">
              <w:rPr>
                <w:rFonts w:ascii="Times New Roman" w:hAnsi="Times New Roman" w:cs="Times New Roman"/>
                <w:sz w:val="24"/>
                <w:szCs w:val="24"/>
              </w:rPr>
              <w:t>.</w:t>
            </w:r>
            <w:r>
              <w:rPr>
                <w:rFonts w:ascii="Times New Roman" w:hAnsi="Times New Roman" w:cs="Times New Roman"/>
                <w:sz w:val="24"/>
                <w:szCs w:val="24"/>
              </w:rPr>
              <w:t xml:space="preserve"> </w:t>
            </w:r>
            <w:r>
              <w:t xml:space="preserve"> </w:t>
            </w:r>
            <w:r w:rsidRPr="006C0DD1">
              <w:rPr>
                <w:rFonts w:ascii="Times New Roman" w:hAnsi="Times New Roman" w:cs="Times New Roman"/>
                <w:sz w:val="24"/>
                <w:szCs w:val="24"/>
              </w:rPr>
              <w:t>https://www.revuegestion.ca/bien-identifier-et-gerer-les-conflits-dans-une-equipe</w:t>
            </w:r>
          </w:p>
          <w:p w14:paraId="7C5722CF" w14:textId="77777777" w:rsidR="009805C1" w:rsidRDefault="009805C1" w:rsidP="007F4082">
            <w:pPr>
              <w:spacing w:line="360" w:lineRule="auto"/>
              <w:jc w:val="both"/>
              <w:rPr>
                <w:rFonts w:ascii="Times New Roman" w:hAnsi="Times New Roman" w:cs="Times New Roman"/>
                <w:sz w:val="24"/>
                <w:szCs w:val="24"/>
              </w:rPr>
            </w:pPr>
          </w:p>
          <w:p w14:paraId="35DF5609" w14:textId="77777777" w:rsidR="009805C1" w:rsidRPr="005A1B0D" w:rsidRDefault="009805C1" w:rsidP="007F4082">
            <w:pPr>
              <w:spacing w:line="360" w:lineRule="auto"/>
              <w:jc w:val="both"/>
              <w:rPr>
                <w:rFonts w:ascii="Times New Roman" w:hAnsi="Times New Roman" w:cs="Times New Roman"/>
                <w:sz w:val="24"/>
                <w:szCs w:val="24"/>
              </w:rPr>
            </w:pPr>
            <w:proofErr w:type="spellStart"/>
            <w:r w:rsidRPr="005A1B0D">
              <w:rPr>
                <w:rFonts w:ascii="Times New Roman" w:hAnsi="Times New Roman" w:cs="Times New Roman"/>
                <w:sz w:val="24"/>
                <w:szCs w:val="24"/>
              </w:rPr>
              <w:t>Perket</w:t>
            </w:r>
            <w:proofErr w:type="spellEnd"/>
            <w:r w:rsidRPr="005A1B0D">
              <w:rPr>
                <w:rFonts w:ascii="Times New Roman" w:hAnsi="Times New Roman" w:cs="Times New Roman"/>
                <w:sz w:val="24"/>
                <w:szCs w:val="24"/>
              </w:rPr>
              <w:t xml:space="preserve">, W. (2005, 1 avril).   </w:t>
            </w:r>
            <w:r w:rsidRPr="005A1B0D">
              <w:rPr>
                <w:rFonts w:ascii="Times New Roman" w:hAnsi="Times New Roman" w:cs="Times New Roman"/>
                <w:i/>
                <w:iCs/>
                <w:sz w:val="24"/>
                <w:szCs w:val="24"/>
              </w:rPr>
              <w:t>Règlement des conflits entre employés</w:t>
            </w:r>
            <w:r>
              <w:rPr>
                <w:rFonts w:ascii="Times New Roman" w:hAnsi="Times New Roman" w:cs="Times New Roman"/>
                <w:sz w:val="24"/>
                <w:szCs w:val="24"/>
              </w:rPr>
              <w:t xml:space="preserve">. </w:t>
            </w:r>
            <w:r w:rsidRPr="005A1B0D">
              <w:rPr>
                <w:rFonts w:ascii="Times New Roman" w:hAnsi="Times New Roman" w:cs="Times New Roman"/>
                <w:sz w:val="24"/>
                <w:szCs w:val="24"/>
              </w:rPr>
              <w:t>Carrefour R</w:t>
            </w:r>
            <w:r>
              <w:rPr>
                <w:rFonts w:ascii="Times New Roman" w:hAnsi="Times New Roman" w:cs="Times New Roman"/>
                <w:sz w:val="24"/>
                <w:szCs w:val="24"/>
              </w:rPr>
              <w:t>H</w:t>
            </w:r>
            <w:r w:rsidRPr="005A1B0D">
              <w:rPr>
                <w:rFonts w:ascii="Times New Roman" w:hAnsi="Times New Roman" w:cs="Times New Roman"/>
                <w:sz w:val="24"/>
                <w:szCs w:val="24"/>
              </w:rPr>
              <w:t xml:space="preserve"> https://carrefourrh.org/ressources/developpement-organisationnel/2005/04/reglement-des-conflits-entre-employes</w:t>
            </w:r>
          </w:p>
        </w:tc>
      </w:tr>
    </w:tbl>
    <w:p w14:paraId="64228B27" w14:textId="77777777" w:rsidR="009805C1" w:rsidRPr="005A1B0D" w:rsidRDefault="009805C1" w:rsidP="009805C1">
      <w:pPr>
        <w:jc w:val="right"/>
        <w:rPr>
          <w:rFonts w:ascii="Times New Roman" w:hAnsi="Times New Roman" w:cs="Times New Roman"/>
          <w:sz w:val="24"/>
          <w:szCs w:val="24"/>
        </w:rPr>
      </w:pPr>
    </w:p>
    <w:p w14:paraId="1C413B0D" w14:textId="77777777" w:rsidR="009805C1" w:rsidRPr="005A1B0D" w:rsidRDefault="009805C1" w:rsidP="009805C1">
      <w:pPr>
        <w:tabs>
          <w:tab w:val="left" w:pos="3094"/>
        </w:tabs>
        <w:rPr>
          <w:rFonts w:ascii="Times New Roman" w:hAnsi="Times New Roman" w:cs="Times New Roman"/>
          <w:sz w:val="24"/>
          <w:szCs w:val="24"/>
        </w:rPr>
      </w:pPr>
    </w:p>
    <w:p w14:paraId="0D831A12" w14:textId="77777777" w:rsidR="009805C1" w:rsidRPr="005A1B0D" w:rsidRDefault="009805C1" w:rsidP="009805C1">
      <w:pPr>
        <w:jc w:val="right"/>
        <w:rPr>
          <w:rFonts w:ascii="Times New Roman" w:hAnsi="Times New Roman" w:cs="Times New Roman"/>
          <w:sz w:val="24"/>
          <w:szCs w:val="24"/>
        </w:rPr>
      </w:pPr>
    </w:p>
    <w:p w14:paraId="5E7E5475" w14:textId="77777777" w:rsidR="00A2092A" w:rsidRDefault="00A2092A">
      <w:pPr>
        <w:spacing w:after="160" w:line="259" w:lineRule="auto"/>
        <w:rPr>
          <w:ins w:id="22" w:author="Lise Lecours" w:date="2024-10-30T15:17:00Z" w16du:dateUtc="2024-10-30T19:17:00Z"/>
          <w:rFonts w:ascii="Times New Roman" w:hAnsi="Times New Roman" w:cs="Times New Roman"/>
          <w:b/>
          <w:bCs/>
          <w:sz w:val="24"/>
          <w:szCs w:val="24"/>
          <w:u w:val="single"/>
        </w:rPr>
      </w:pPr>
      <w:ins w:id="23" w:author="Lise Lecours" w:date="2024-10-30T15:17:00Z" w16du:dateUtc="2024-10-30T19:17:00Z">
        <w:r>
          <w:rPr>
            <w:rFonts w:ascii="Times New Roman" w:hAnsi="Times New Roman" w:cs="Times New Roman"/>
            <w:b/>
            <w:bCs/>
            <w:sz w:val="24"/>
            <w:szCs w:val="24"/>
            <w:u w:val="single"/>
          </w:rPr>
          <w:br w:type="page"/>
        </w:r>
      </w:ins>
    </w:p>
    <w:p w14:paraId="798BEECA" w14:textId="49E7D90B" w:rsidR="009805C1" w:rsidRDefault="009805C1" w:rsidP="009805C1">
      <w:pPr>
        <w:rPr>
          <w:rFonts w:ascii="Times New Roman" w:hAnsi="Times New Roman" w:cs="Times New Roman"/>
          <w:b/>
          <w:bCs/>
          <w:sz w:val="24"/>
          <w:szCs w:val="24"/>
          <w:u w:val="single"/>
        </w:rPr>
      </w:pPr>
      <w:r w:rsidRPr="008216D8">
        <w:rPr>
          <w:rFonts w:ascii="Times New Roman" w:hAnsi="Times New Roman" w:cs="Times New Roman"/>
          <w:b/>
          <w:bCs/>
          <w:sz w:val="24"/>
          <w:szCs w:val="24"/>
          <w:u w:val="single"/>
        </w:rPr>
        <w:lastRenderedPageBreak/>
        <w:t>Situation #4 : Employée qui quitte lors de sa première journée de travail</w:t>
      </w:r>
    </w:p>
    <w:p w14:paraId="0854BBD0" w14:textId="77777777" w:rsidR="009805C1" w:rsidRPr="008216D8" w:rsidRDefault="009805C1" w:rsidP="009805C1">
      <w:pPr>
        <w:rPr>
          <w:rFonts w:ascii="Times New Roman" w:hAnsi="Times New Roman" w:cs="Times New Roman"/>
          <w:b/>
          <w:bCs/>
          <w:sz w:val="24"/>
          <w:szCs w:val="24"/>
          <w:u w:val="single"/>
        </w:rPr>
      </w:pPr>
    </w:p>
    <w:tbl>
      <w:tblPr>
        <w:tblStyle w:val="Grilledutableau"/>
        <w:tblW w:w="8629" w:type="dxa"/>
        <w:tblLook w:val="04A0" w:firstRow="1" w:lastRow="0" w:firstColumn="1" w:lastColumn="0" w:noHBand="0" w:noVBand="1"/>
      </w:tblPr>
      <w:tblGrid>
        <w:gridCol w:w="4314"/>
        <w:gridCol w:w="4315"/>
      </w:tblGrid>
      <w:tr w:rsidR="009805C1" w14:paraId="1C9C9110" w14:textId="77777777" w:rsidTr="007F4082">
        <w:trPr>
          <w:trHeight w:val="561"/>
        </w:trPr>
        <w:tc>
          <w:tcPr>
            <w:tcW w:w="8629" w:type="dxa"/>
            <w:gridSpan w:val="2"/>
          </w:tcPr>
          <w:p w14:paraId="35B5DAED"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 xml:space="preserve">Situation </w:t>
            </w:r>
            <w:r>
              <w:rPr>
                <w:rFonts w:ascii="Times New Roman" w:hAnsi="Times New Roman" w:cs="Times New Roman"/>
                <w:b/>
                <w:bCs/>
                <w:sz w:val="24"/>
                <w:szCs w:val="24"/>
              </w:rPr>
              <w:t xml:space="preserve">#4 : </w:t>
            </w:r>
            <w:r w:rsidRPr="00BC3822">
              <w:rPr>
                <w:rFonts w:ascii="Times New Roman" w:hAnsi="Times New Roman" w:cs="Times New Roman"/>
                <w:b/>
                <w:bCs/>
                <w:sz w:val="24"/>
                <w:szCs w:val="24"/>
              </w:rPr>
              <w:t>Employée qui quitte lors de sa première journée de travail</w:t>
            </w:r>
          </w:p>
        </w:tc>
      </w:tr>
      <w:tr w:rsidR="009805C1" w14:paraId="6D35F4AB" w14:textId="77777777" w:rsidTr="007F4082">
        <w:trPr>
          <w:trHeight w:val="941"/>
        </w:trPr>
        <w:tc>
          <w:tcPr>
            <w:tcW w:w="8629" w:type="dxa"/>
            <w:gridSpan w:val="2"/>
          </w:tcPr>
          <w:p w14:paraId="3D75D9EC" w14:textId="77777777" w:rsidR="009805C1" w:rsidRDefault="009805C1" w:rsidP="007F4082">
            <w:pPr>
              <w:spacing w:line="360" w:lineRule="auto"/>
              <w:jc w:val="both"/>
              <w:rPr>
                <w:rFonts w:ascii="Times New Roman" w:hAnsi="Times New Roman" w:cs="Times New Roman"/>
                <w:sz w:val="24"/>
                <w:szCs w:val="24"/>
              </w:rPr>
            </w:pPr>
            <w:r w:rsidRPr="00E74742">
              <w:rPr>
                <w:rFonts w:ascii="Times New Roman" w:hAnsi="Times New Roman" w:cs="Times New Roman"/>
                <w:sz w:val="24"/>
                <w:szCs w:val="24"/>
              </w:rPr>
              <w:t>Sophia effectue sa première journée au travail. À l’heure du dîner, elle passe devant votre bureau et vous annonce qu’elle quitte, car le travail est trop difficile pour elle.</w:t>
            </w:r>
          </w:p>
        </w:tc>
      </w:tr>
      <w:tr w:rsidR="009805C1" w14:paraId="537C003F" w14:textId="77777777" w:rsidTr="007F4082">
        <w:trPr>
          <w:trHeight w:val="472"/>
        </w:trPr>
        <w:tc>
          <w:tcPr>
            <w:tcW w:w="8629" w:type="dxa"/>
            <w:gridSpan w:val="2"/>
          </w:tcPr>
          <w:p w14:paraId="49F83E54"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Scénario 1</w:t>
            </w:r>
          </w:p>
        </w:tc>
      </w:tr>
      <w:tr w:rsidR="009805C1" w14:paraId="546A7E24" w14:textId="77777777" w:rsidTr="007F4082">
        <w:trPr>
          <w:trHeight w:val="423"/>
        </w:trPr>
        <w:tc>
          <w:tcPr>
            <w:tcW w:w="4314" w:type="dxa"/>
          </w:tcPr>
          <w:p w14:paraId="572241A9"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583DC2E4"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savez que…</w:t>
            </w:r>
          </w:p>
        </w:tc>
      </w:tr>
      <w:tr w:rsidR="009805C1" w14:paraId="03121B86" w14:textId="77777777" w:rsidTr="007F4082">
        <w:trPr>
          <w:trHeight w:val="1247"/>
        </w:trPr>
        <w:tc>
          <w:tcPr>
            <w:tcW w:w="4314" w:type="dxa"/>
          </w:tcPr>
          <w:p w14:paraId="147618B4" w14:textId="77777777" w:rsidR="009805C1" w:rsidRDefault="009805C1" w:rsidP="007F4082">
            <w:pPr>
              <w:spacing w:line="360" w:lineRule="auto"/>
              <w:jc w:val="both"/>
              <w:rPr>
                <w:rFonts w:ascii="Times New Roman" w:hAnsi="Times New Roman" w:cs="Times New Roman"/>
                <w:sz w:val="24"/>
                <w:szCs w:val="24"/>
              </w:rPr>
            </w:pPr>
            <w:r w:rsidRPr="00B15D9A">
              <w:rPr>
                <w:rFonts w:ascii="Times New Roman" w:hAnsi="Times New Roman" w:cs="Times New Roman"/>
                <w:sz w:val="24"/>
                <w:szCs w:val="24"/>
              </w:rPr>
              <w:t>L’</w:t>
            </w:r>
            <w:proofErr w:type="spellStart"/>
            <w:r w:rsidRPr="00B15D9A">
              <w:rPr>
                <w:rFonts w:ascii="Times New Roman" w:hAnsi="Times New Roman" w:cs="Times New Roman"/>
                <w:sz w:val="24"/>
                <w:szCs w:val="24"/>
              </w:rPr>
              <w:t>inviter</w:t>
            </w:r>
            <w:proofErr w:type="spellEnd"/>
            <w:r w:rsidRPr="00B15D9A">
              <w:rPr>
                <w:rFonts w:ascii="Times New Roman" w:hAnsi="Times New Roman" w:cs="Times New Roman"/>
                <w:sz w:val="24"/>
                <w:szCs w:val="24"/>
              </w:rPr>
              <w:t xml:space="preserve"> dans votre bureau pour discuter de la situation.</w:t>
            </w:r>
          </w:p>
        </w:tc>
        <w:tc>
          <w:tcPr>
            <w:tcW w:w="4315" w:type="dxa"/>
          </w:tcPr>
          <w:p w14:paraId="119E5AE7" w14:textId="77777777" w:rsidR="009805C1" w:rsidRDefault="009805C1" w:rsidP="007F4082">
            <w:pPr>
              <w:spacing w:line="360" w:lineRule="auto"/>
              <w:jc w:val="both"/>
              <w:rPr>
                <w:rFonts w:ascii="Times New Roman" w:hAnsi="Times New Roman" w:cs="Times New Roman"/>
                <w:sz w:val="24"/>
                <w:szCs w:val="24"/>
              </w:rPr>
            </w:pPr>
            <w:r w:rsidRPr="00F13672">
              <w:rPr>
                <w:rFonts w:ascii="Times New Roman" w:hAnsi="Times New Roman" w:cs="Times New Roman"/>
                <w:sz w:val="24"/>
                <w:szCs w:val="24"/>
              </w:rPr>
              <w:t>Avez besoin d’elle pour l’après-midi, donc vous tenter de la retenir. </w:t>
            </w:r>
          </w:p>
        </w:tc>
      </w:tr>
      <w:tr w:rsidR="009805C1" w14:paraId="4166F8F9" w14:textId="77777777" w:rsidTr="007F4082">
        <w:trPr>
          <w:trHeight w:val="71"/>
        </w:trPr>
        <w:tc>
          <w:tcPr>
            <w:tcW w:w="8629" w:type="dxa"/>
            <w:gridSpan w:val="2"/>
          </w:tcPr>
          <w:p w14:paraId="68B6A1B8" w14:textId="77777777" w:rsidR="009805C1" w:rsidRPr="00F13672" w:rsidRDefault="009805C1" w:rsidP="007F4082">
            <w:pPr>
              <w:spacing w:line="360" w:lineRule="auto"/>
              <w:jc w:val="center"/>
              <w:rPr>
                <w:rFonts w:ascii="Times New Roman" w:hAnsi="Times New Roman" w:cs="Times New Roman"/>
                <w:sz w:val="24"/>
                <w:szCs w:val="24"/>
              </w:rPr>
            </w:pPr>
            <w:r w:rsidRPr="00C4112A">
              <w:rPr>
                <w:rFonts w:ascii="Times New Roman" w:hAnsi="Times New Roman" w:cs="Times New Roman"/>
                <w:b/>
                <w:bCs/>
                <w:sz w:val="24"/>
                <w:szCs w:val="24"/>
              </w:rPr>
              <w:t>Échelle de Likert</w:t>
            </w:r>
          </w:p>
        </w:tc>
      </w:tr>
      <w:tr w:rsidR="009805C1" w14:paraId="52481445" w14:textId="77777777" w:rsidTr="007F4082">
        <w:trPr>
          <w:trHeight w:val="193"/>
        </w:trPr>
        <w:tc>
          <w:tcPr>
            <w:tcW w:w="8629" w:type="dxa"/>
            <w:gridSpan w:val="2"/>
          </w:tcPr>
          <w:p w14:paraId="266A2CDE" w14:textId="77777777" w:rsidR="009805C1" w:rsidRPr="00F13672" w:rsidRDefault="009805C1" w:rsidP="007F4082">
            <w:pPr>
              <w:spacing w:line="360" w:lineRule="auto"/>
              <w:jc w:val="both"/>
              <w:rPr>
                <w:rFonts w:ascii="Times New Roman" w:hAnsi="Times New Roman" w:cs="Times New Roman"/>
                <w:sz w:val="24"/>
                <w:szCs w:val="24"/>
              </w:rPr>
            </w:pPr>
            <w:r w:rsidRPr="001D60AE">
              <w:rPr>
                <w:rFonts w:ascii="Times New Roman" w:hAnsi="Times New Roman" w:cs="Times New Roman"/>
                <w:sz w:val="24"/>
                <w:szCs w:val="24"/>
              </w:rPr>
              <w:t>Votre hypothèse ou option en est :</w:t>
            </w:r>
          </w:p>
        </w:tc>
      </w:tr>
      <w:tr w:rsidR="009805C1" w14:paraId="4199E1B5" w14:textId="77777777" w:rsidTr="007F4082">
        <w:trPr>
          <w:trHeight w:val="71"/>
        </w:trPr>
        <w:tc>
          <w:tcPr>
            <w:tcW w:w="8629" w:type="dxa"/>
            <w:gridSpan w:val="2"/>
          </w:tcPr>
          <w:p w14:paraId="323E69D1" w14:textId="77777777" w:rsidR="009805C1" w:rsidRPr="0047322C" w:rsidRDefault="009805C1" w:rsidP="009805C1">
            <w:pPr>
              <w:numPr>
                <w:ilvl w:val="0"/>
                <w:numId w:val="15"/>
              </w:numPr>
              <w:spacing w:line="360" w:lineRule="auto"/>
              <w:jc w:val="both"/>
              <w:rPr>
                <w:rFonts w:ascii="Times New Roman" w:hAnsi="Times New Roman" w:cs="Times New Roman"/>
                <w:sz w:val="24"/>
                <w:szCs w:val="24"/>
              </w:rPr>
            </w:pPr>
            <w:r w:rsidRPr="0047322C">
              <w:rPr>
                <w:rFonts w:ascii="Times New Roman" w:hAnsi="Times New Roman" w:cs="Times New Roman"/>
                <w:sz w:val="24"/>
                <w:szCs w:val="24"/>
              </w:rPr>
              <w:t xml:space="preserve">Fortement affaiblie </w:t>
            </w:r>
          </w:p>
          <w:p w14:paraId="1F6E4D18" w14:textId="77777777" w:rsidR="009805C1" w:rsidRPr="0047322C" w:rsidRDefault="009805C1" w:rsidP="009805C1">
            <w:pPr>
              <w:numPr>
                <w:ilvl w:val="0"/>
                <w:numId w:val="15"/>
              </w:numPr>
              <w:spacing w:line="360" w:lineRule="auto"/>
              <w:jc w:val="both"/>
              <w:rPr>
                <w:rFonts w:ascii="Times New Roman" w:hAnsi="Times New Roman" w:cs="Times New Roman"/>
                <w:sz w:val="24"/>
                <w:szCs w:val="24"/>
              </w:rPr>
            </w:pPr>
            <w:r w:rsidRPr="0047322C">
              <w:rPr>
                <w:rFonts w:ascii="Times New Roman" w:hAnsi="Times New Roman" w:cs="Times New Roman"/>
                <w:sz w:val="24"/>
                <w:szCs w:val="24"/>
              </w:rPr>
              <w:t>Affaiblie</w:t>
            </w:r>
          </w:p>
          <w:p w14:paraId="65906736" w14:textId="77777777" w:rsidR="009805C1" w:rsidRPr="0047322C" w:rsidRDefault="009805C1" w:rsidP="009805C1">
            <w:pPr>
              <w:numPr>
                <w:ilvl w:val="0"/>
                <w:numId w:val="15"/>
              </w:numPr>
              <w:spacing w:line="360" w:lineRule="auto"/>
              <w:jc w:val="both"/>
              <w:rPr>
                <w:rFonts w:ascii="Times New Roman" w:hAnsi="Times New Roman" w:cs="Times New Roman"/>
                <w:sz w:val="24"/>
                <w:szCs w:val="24"/>
              </w:rPr>
            </w:pPr>
            <w:r w:rsidRPr="0047322C">
              <w:rPr>
                <w:rFonts w:ascii="Times New Roman" w:hAnsi="Times New Roman" w:cs="Times New Roman"/>
                <w:sz w:val="24"/>
                <w:szCs w:val="24"/>
              </w:rPr>
              <w:t>Inchangée</w:t>
            </w:r>
          </w:p>
          <w:p w14:paraId="6FD4661F" w14:textId="77777777" w:rsidR="009805C1" w:rsidRDefault="009805C1" w:rsidP="009805C1">
            <w:pPr>
              <w:numPr>
                <w:ilvl w:val="0"/>
                <w:numId w:val="15"/>
              </w:numPr>
              <w:spacing w:line="360" w:lineRule="auto"/>
              <w:jc w:val="both"/>
              <w:rPr>
                <w:rFonts w:ascii="Times New Roman" w:hAnsi="Times New Roman" w:cs="Times New Roman"/>
                <w:sz w:val="24"/>
                <w:szCs w:val="24"/>
              </w:rPr>
            </w:pPr>
            <w:r w:rsidRPr="0047322C">
              <w:rPr>
                <w:rFonts w:ascii="Times New Roman" w:hAnsi="Times New Roman" w:cs="Times New Roman"/>
                <w:sz w:val="24"/>
                <w:szCs w:val="24"/>
              </w:rPr>
              <w:t>Renforcée</w:t>
            </w:r>
          </w:p>
          <w:p w14:paraId="425E957E" w14:textId="77777777" w:rsidR="009805C1" w:rsidRPr="0047322C" w:rsidRDefault="009805C1" w:rsidP="009805C1">
            <w:pPr>
              <w:numPr>
                <w:ilvl w:val="0"/>
                <w:numId w:val="15"/>
              </w:numPr>
              <w:spacing w:line="360" w:lineRule="auto"/>
              <w:jc w:val="both"/>
              <w:rPr>
                <w:rFonts w:ascii="Times New Roman" w:hAnsi="Times New Roman" w:cs="Times New Roman"/>
                <w:sz w:val="24"/>
                <w:szCs w:val="24"/>
              </w:rPr>
            </w:pPr>
            <w:r w:rsidRPr="0047322C">
              <w:rPr>
                <w:rFonts w:ascii="Times New Roman" w:hAnsi="Times New Roman" w:cs="Times New Roman"/>
                <w:sz w:val="24"/>
                <w:szCs w:val="24"/>
              </w:rPr>
              <w:t>Fortement renforcée</w:t>
            </w:r>
          </w:p>
        </w:tc>
      </w:tr>
      <w:tr w:rsidR="009805C1" w14:paraId="6459CDB5" w14:textId="77777777" w:rsidTr="007F4082">
        <w:trPr>
          <w:trHeight w:val="71"/>
        </w:trPr>
        <w:tc>
          <w:tcPr>
            <w:tcW w:w="8629" w:type="dxa"/>
            <w:gridSpan w:val="2"/>
          </w:tcPr>
          <w:p w14:paraId="4774BBEA" w14:textId="77777777" w:rsidR="009805C1" w:rsidRPr="00F13672" w:rsidRDefault="009805C1" w:rsidP="007F4082">
            <w:pPr>
              <w:spacing w:line="360" w:lineRule="auto"/>
              <w:jc w:val="center"/>
              <w:rPr>
                <w:rFonts w:ascii="Times New Roman" w:hAnsi="Times New Roman" w:cs="Times New Roman"/>
                <w:sz w:val="24"/>
                <w:szCs w:val="24"/>
              </w:rPr>
            </w:pPr>
            <w:r w:rsidRPr="00937E36">
              <w:rPr>
                <w:rFonts w:ascii="Times New Roman" w:hAnsi="Times New Roman" w:cs="Times New Roman"/>
                <w:b/>
                <w:bCs/>
                <w:sz w:val="24"/>
                <w:szCs w:val="24"/>
              </w:rPr>
              <w:t>Réponse anticipée par l’experte de contenu</w:t>
            </w:r>
          </w:p>
        </w:tc>
      </w:tr>
      <w:tr w:rsidR="009805C1" w14:paraId="21B043FE" w14:textId="77777777" w:rsidTr="007F4082">
        <w:trPr>
          <w:trHeight w:val="71"/>
        </w:trPr>
        <w:tc>
          <w:tcPr>
            <w:tcW w:w="8629" w:type="dxa"/>
            <w:gridSpan w:val="2"/>
          </w:tcPr>
          <w:p w14:paraId="64358074"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Inchangée</w:t>
            </w:r>
          </w:p>
          <w:p w14:paraId="738DCAF6" w14:textId="77777777" w:rsidR="009805C1" w:rsidRPr="00F13672"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3E4779">
              <w:rPr>
                <w:rFonts w:ascii="Times New Roman" w:hAnsi="Times New Roman" w:cs="Times New Roman"/>
                <w:sz w:val="24"/>
                <w:szCs w:val="24"/>
              </w:rPr>
              <w:t>Mon réflexe est de comprendre la situation, de voir ce qui fait qu'elle veut quitter pour tenter d'identifier des éléments déclencheurs et des solutions potentielles pour mieux la soutenir dans son entrée en poste. Je pos</w:t>
            </w:r>
            <w:del w:id="24" w:author="Lise Lecours" w:date="2024-10-30T15:19:00Z" w16du:dateUtc="2024-10-30T19:19:00Z">
              <w:r w:rsidRPr="003E4779" w:rsidDel="00177A3D">
                <w:rPr>
                  <w:rFonts w:ascii="Times New Roman" w:hAnsi="Times New Roman" w:cs="Times New Roman"/>
                  <w:sz w:val="24"/>
                  <w:szCs w:val="24"/>
                </w:rPr>
                <w:delText>t</w:delText>
              </w:r>
            </w:del>
            <w:r w:rsidRPr="003E4779">
              <w:rPr>
                <w:rFonts w:ascii="Times New Roman" w:hAnsi="Times New Roman" w:cs="Times New Roman"/>
                <w:sz w:val="24"/>
                <w:szCs w:val="24"/>
              </w:rPr>
              <w:t>e des questions ouvertes afin d'en savoir plus.</w:t>
            </w:r>
          </w:p>
        </w:tc>
      </w:tr>
      <w:tr w:rsidR="009805C1" w14:paraId="1A5367CD" w14:textId="77777777" w:rsidTr="007F4082">
        <w:trPr>
          <w:trHeight w:val="71"/>
        </w:trPr>
        <w:tc>
          <w:tcPr>
            <w:tcW w:w="8629" w:type="dxa"/>
            <w:gridSpan w:val="2"/>
          </w:tcPr>
          <w:p w14:paraId="022D2E3C" w14:textId="77777777" w:rsidR="009805C1" w:rsidRPr="00F13672" w:rsidRDefault="009805C1" w:rsidP="007F4082">
            <w:pPr>
              <w:spacing w:line="360" w:lineRule="auto"/>
              <w:jc w:val="center"/>
              <w:rPr>
                <w:rFonts w:ascii="Times New Roman" w:hAnsi="Times New Roman" w:cs="Times New Roman"/>
                <w:sz w:val="24"/>
                <w:szCs w:val="24"/>
              </w:rPr>
            </w:pPr>
            <w:r w:rsidRPr="00D67DD4">
              <w:rPr>
                <w:rFonts w:ascii="Times New Roman" w:hAnsi="Times New Roman" w:cs="Times New Roman"/>
                <w:b/>
                <w:bCs/>
                <w:sz w:val="24"/>
                <w:szCs w:val="24"/>
              </w:rPr>
              <w:t>Réponses des panélistes</w:t>
            </w:r>
          </w:p>
        </w:tc>
      </w:tr>
      <w:tr w:rsidR="009805C1" w14:paraId="2781B2DD" w14:textId="77777777" w:rsidTr="007F4082">
        <w:trPr>
          <w:trHeight w:val="71"/>
        </w:trPr>
        <w:tc>
          <w:tcPr>
            <w:tcW w:w="8629" w:type="dxa"/>
            <w:gridSpan w:val="2"/>
          </w:tcPr>
          <w:p w14:paraId="0CC1D934" w14:textId="77777777" w:rsidR="009805C1" w:rsidRPr="00496FE7" w:rsidRDefault="009805C1" w:rsidP="007F4082">
            <w:pPr>
              <w:spacing w:line="360" w:lineRule="auto"/>
              <w:jc w:val="both"/>
              <w:rPr>
                <w:rFonts w:ascii="Times New Roman" w:hAnsi="Times New Roman" w:cs="Times New Roman"/>
                <w:sz w:val="24"/>
                <w:szCs w:val="24"/>
                <w:u w:val="single"/>
              </w:rPr>
            </w:pPr>
            <w:r w:rsidRPr="00496FE7">
              <w:rPr>
                <w:rFonts w:ascii="Times New Roman" w:hAnsi="Times New Roman" w:cs="Times New Roman"/>
                <w:sz w:val="24"/>
                <w:szCs w:val="24"/>
                <w:u w:val="single"/>
              </w:rPr>
              <w:t>Panéliste #1</w:t>
            </w:r>
          </w:p>
          <w:p w14:paraId="03B64D14"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Renforcée</w:t>
            </w:r>
          </w:p>
          <w:p w14:paraId="03B799B0"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162EA0">
              <w:rPr>
                <w:rFonts w:ascii="Times New Roman" w:hAnsi="Times New Roman" w:cs="Times New Roman"/>
                <w:sz w:val="24"/>
                <w:szCs w:val="24"/>
              </w:rPr>
              <w:t>J'insiste pour la rencontrer afin qu'elle se donne la chan</w:t>
            </w:r>
            <w:r>
              <w:rPr>
                <w:rFonts w:ascii="Times New Roman" w:hAnsi="Times New Roman" w:cs="Times New Roman"/>
                <w:sz w:val="24"/>
                <w:szCs w:val="24"/>
              </w:rPr>
              <w:t>c</w:t>
            </w:r>
            <w:r w:rsidRPr="00162EA0">
              <w:rPr>
                <w:rFonts w:ascii="Times New Roman" w:hAnsi="Times New Roman" w:cs="Times New Roman"/>
                <w:sz w:val="24"/>
                <w:szCs w:val="24"/>
              </w:rPr>
              <w:t>e d'essayer vraiment le travail. J'évalue les causes et ajustements que je peux faire pour lui faciliter son intégration.</w:t>
            </w:r>
          </w:p>
          <w:p w14:paraId="358FA8DD" w14:textId="77777777" w:rsidR="009805C1" w:rsidRDefault="009805C1" w:rsidP="007F4082">
            <w:pPr>
              <w:spacing w:line="360" w:lineRule="auto"/>
              <w:jc w:val="both"/>
              <w:rPr>
                <w:rFonts w:ascii="Times New Roman" w:hAnsi="Times New Roman" w:cs="Times New Roman"/>
                <w:sz w:val="24"/>
                <w:szCs w:val="24"/>
              </w:rPr>
            </w:pPr>
          </w:p>
          <w:p w14:paraId="634DFB67" w14:textId="77777777" w:rsidR="009805C1" w:rsidRPr="00E00FD1" w:rsidRDefault="009805C1" w:rsidP="007F4082">
            <w:pPr>
              <w:spacing w:line="360" w:lineRule="auto"/>
              <w:jc w:val="both"/>
              <w:rPr>
                <w:rFonts w:ascii="Times New Roman" w:hAnsi="Times New Roman" w:cs="Times New Roman"/>
                <w:sz w:val="24"/>
                <w:szCs w:val="24"/>
                <w:u w:val="single"/>
              </w:rPr>
            </w:pPr>
            <w:r w:rsidRPr="00E00FD1">
              <w:rPr>
                <w:rFonts w:ascii="Times New Roman" w:hAnsi="Times New Roman" w:cs="Times New Roman"/>
                <w:sz w:val="24"/>
                <w:szCs w:val="24"/>
                <w:u w:val="single"/>
              </w:rPr>
              <w:lastRenderedPageBreak/>
              <w:t>Panéliste #2</w:t>
            </w:r>
          </w:p>
          <w:p w14:paraId="41B28572"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Fortement renforcée</w:t>
            </w:r>
          </w:p>
          <w:p w14:paraId="78B636E2"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9B0A03">
              <w:rPr>
                <w:rFonts w:ascii="Times New Roman" w:hAnsi="Times New Roman" w:cs="Times New Roman"/>
                <w:sz w:val="24"/>
                <w:szCs w:val="24"/>
              </w:rPr>
              <w:t>La rencontrer permettrait de comprendre quels éléments de ses tâches elle trouve difficiles. Ainsi, pour l'après-midi, il serait possible d'alléger les tâches (pour qu'au moins une partie soit effectuée) et/ou prévoir une formation et un accompagnement pour les parties plus compliquées. La rencontrer lui démontrerait notre ouverture à l'accompagner.</w:t>
            </w:r>
          </w:p>
          <w:p w14:paraId="01647F74" w14:textId="77777777" w:rsidR="009805C1" w:rsidRDefault="009805C1" w:rsidP="007F4082">
            <w:pPr>
              <w:spacing w:line="360" w:lineRule="auto"/>
              <w:jc w:val="both"/>
              <w:rPr>
                <w:rFonts w:ascii="Times New Roman" w:hAnsi="Times New Roman" w:cs="Times New Roman"/>
                <w:sz w:val="24"/>
                <w:szCs w:val="24"/>
              </w:rPr>
            </w:pPr>
          </w:p>
          <w:p w14:paraId="077A48A8" w14:textId="77777777" w:rsidR="009805C1" w:rsidRPr="00E00FD1" w:rsidRDefault="009805C1" w:rsidP="007F4082">
            <w:pPr>
              <w:spacing w:line="360" w:lineRule="auto"/>
              <w:jc w:val="both"/>
              <w:rPr>
                <w:rFonts w:ascii="Times New Roman" w:hAnsi="Times New Roman" w:cs="Times New Roman"/>
                <w:sz w:val="24"/>
                <w:szCs w:val="24"/>
                <w:u w:val="single"/>
              </w:rPr>
            </w:pPr>
            <w:r w:rsidRPr="00E00FD1">
              <w:rPr>
                <w:rFonts w:ascii="Times New Roman" w:hAnsi="Times New Roman" w:cs="Times New Roman"/>
                <w:sz w:val="24"/>
                <w:szCs w:val="24"/>
                <w:u w:val="single"/>
              </w:rPr>
              <w:t>Panéliste #3</w:t>
            </w:r>
          </w:p>
          <w:p w14:paraId="7941FB64"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Affaiblie</w:t>
            </w:r>
          </w:p>
          <w:p w14:paraId="73563707"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3A6922">
              <w:rPr>
                <w:rFonts w:ascii="Times New Roman" w:hAnsi="Times New Roman" w:cs="Times New Roman"/>
                <w:sz w:val="24"/>
                <w:szCs w:val="24"/>
              </w:rPr>
              <w:t>Discuter avec elle - qu'est-ce qui est trop difficile spécifiquement dans le travail (enjeux physiques, travail complexe, collègues difficiles). À partir de là, est-ce solutionnable? Possible d'essayer pour une semaine?</w:t>
            </w:r>
          </w:p>
          <w:p w14:paraId="4D8A0E57" w14:textId="77777777" w:rsidR="009805C1" w:rsidRDefault="009805C1" w:rsidP="007F4082">
            <w:pPr>
              <w:spacing w:line="360" w:lineRule="auto"/>
              <w:jc w:val="both"/>
              <w:rPr>
                <w:rFonts w:ascii="Times New Roman" w:hAnsi="Times New Roman" w:cs="Times New Roman"/>
                <w:sz w:val="24"/>
                <w:szCs w:val="24"/>
              </w:rPr>
            </w:pPr>
          </w:p>
          <w:p w14:paraId="4454F0C1" w14:textId="77777777" w:rsidR="009805C1" w:rsidRPr="00E00FD1" w:rsidRDefault="009805C1" w:rsidP="007F4082">
            <w:pPr>
              <w:spacing w:line="360" w:lineRule="auto"/>
              <w:jc w:val="both"/>
              <w:rPr>
                <w:rFonts w:ascii="Times New Roman" w:hAnsi="Times New Roman" w:cs="Times New Roman"/>
                <w:sz w:val="24"/>
                <w:szCs w:val="24"/>
                <w:u w:val="single"/>
              </w:rPr>
            </w:pPr>
            <w:r w:rsidRPr="00E00FD1">
              <w:rPr>
                <w:rFonts w:ascii="Times New Roman" w:hAnsi="Times New Roman" w:cs="Times New Roman"/>
                <w:sz w:val="24"/>
                <w:szCs w:val="24"/>
                <w:u w:val="single"/>
              </w:rPr>
              <w:t>Panéliste #4</w:t>
            </w:r>
          </w:p>
          <w:p w14:paraId="09A4EB17"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Inchangée</w:t>
            </w:r>
          </w:p>
          <w:p w14:paraId="16DB9611"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3A6922">
              <w:rPr>
                <w:rFonts w:ascii="Times New Roman" w:hAnsi="Times New Roman" w:cs="Times New Roman"/>
                <w:sz w:val="24"/>
                <w:szCs w:val="24"/>
              </w:rPr>
              <w:t>Inviter l’employée à mon bureau permettra de comprendre les raisons de sa décision et d’évaluer les difficultés rencontrées, ainsi que de déterminer si des mesures d’accommodement sont appropriées ou s'il est préférable qu'elle quitte. Cette discussion offrira aussi l'occasion d'obtenir des retours sur le recrutement et la formation initiale, afin de générer des pistes d'amélioration pour éviter que la situation ne se reproduise.</w:t>
            </w:r>
          </w:p>
          <w:p w14:paraId="0118D34F" w14:textId="77777777" w:rsidR="009805C1" w:rsidRDefault="009805C1" w:rsidP="007F4082">
            <w:pPr>
              <w:spacing w:line="360" w:lineRule="auto"/>
              <w:jc w:val="both"/>
              <w:rPr>
                <w:rFonts w:ascii="Times New Roman" w:hAnsi="Times New Roman" w:cs="Times New Roman"/>
                <w:sz w:val="24"/>
                <w:szCs w:val="24"/>
              </w:rPr>
            </w:pPr>
          </w:p>
          <w:p w14:paraId="306F3BF7" w14:textId="77777777" w:rsidR="009805C1" w:rsidRPr="00E00FD1" w:rsidRDefault="009805C1" w:rsidP="007F4082">
            <w:pPr>
              <w:spacing w:line="360" w:lineRule="auto"/>
              <w:jc w:val="both"/>
              <w:rPr>
                <w:rFonts w:ascii="Times New Roman" w:hAnsi="Times New Roman" w:cs="Times New Roman"/>
                <w:sz w:val="24"/>
                <w:szCs w:val="24"/>
                <w:u w:val="single"/>
              </w:rPr>
            </w:pPr>
            <w:r w:rsidRPr="00E00FD1">
              <w:rPr>
                <w:rFonts w:ascii="Times New Roman" w:hAnsi="Times New Roman" w:cs="Times New Roman"/>
                <w:sz w:val="24"/>
                <w:szCs w:val="24"/>
                <w:u w:val="single"/>
              </w:rPr>
              <w:t>Panéliste #5</w:t>
            </w:r>
          </w:p>
          <w:p w14:paraId="365C4A66"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Fortement affaiblie</w:t>
            </w:r>
          </w:p>
          <w:p w14:paraId="0D9EFDF7" w14:textId="77777777" w:rsidR="009805C1" w:rsidRPr="00F13672"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3D38FB">
              <w:rPr>
                <w:rFonts w:ascii="Times New Roman" w:hAnsi="Times New Roman" w:cs="Times New Roman"/>
                <w:sz w:val="24"/>
                <w:szCs w:val="24"/>
              </w:rPr>
              <w:t>Le déclencheur de départ est déjà fait pour cette employée. Aucun besoin de la retenir pour le pm.</w:t>
            </w:r>
          </w:p>
        </w:tc>
      </w:tr>
    </w:tbl>
    <w:tbl>
      <w:tblPr>
        <w:tblStyle w:val="Grilledutableau"/>
        <w:tblpPr w:leftFromText="141" w:rightFromText="141" w:vertAnchor="text" w:tblpY="74"/>
        <w:tblW w:w="0" w:type="auto"/>
        <w:tblLook w:val="04A0" w:firstRow="1" w:lastRow="0" w:firstColumn="1" w:lastColumn="0" w:noHBand="0" w:noVBand="1"/>
      </w:tblPr>
      <w:tblGrid>
        <w:gridCol w:w="4315"/>
        <w:gridCol w:w="4315"/>
      </w:tblGrid>
      <w:tr w:rsidR="009805C1" w:rsidRPr="00D001AA" w14:paraId="60EA7643" w14:textId="77777777" w:rsidTr="007F4082">
        <w:trPr>
          <w:trHeight w:val="469"/>
        </w:trPr>
        <w:tc>
          <w:tcPr>
            <w:tcW w:w="8630" w:type="dxa"/>
            <w:gridSpan w:val="2"/>
          </w:tcPr>
          <w:p w14:paraId="35B7A2B9"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lastRenderedPageBreak/>
              <w:t>Scénario 2</w:t>
            </w:r>
          </w:p>
        </w:tc>
      </w:tr>
      <w:tr w:rsidR="009805C1" w14:paraId="668145C6" w14:textId="77777777" w:rsidTr="007F4082">
        <w:tc>
          <w:tcPr>
            <w:tcW w:w="4315" w:type="dxa"/>
          </w:tcPr>
          <w:p w14:paraId="1DC7C720"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142EE7DA"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w:t>
            </w:r>
          </w:p>
        </w:tc>
      </w:tr>
      <w:tr w:rsidR="009805C1" w14:paraId="7585C16A" w14:textId="77777777" w:rsidTr="007F4082">
        <w:tc>
          <w:tcPr>
            <w:tcW w:w="4315" w:type="dxa"/>
          </w:tcPr>
          <w:p w14:paraId="085EA3E3" w14:textId="77777777" w:rsidR="009805C1" w:rsidRDefault="009805C1" w:rsidP="007F4082">
            <w:pPr>
              <w:spacing w:line="360" w:lineRule="auto"/>
              <w:jc w:val="both"/>
              <w:rPr>
                <w:rFonts w:ascii="Times New Roman" w:hAnsi="Times New Roman" w:cs="Times New Roman"/>
                <w:sz w:val="24"/>
                <w:szCs w:val="24"/>
              </w:rPr>
            </w:pPr>
            <w:r w:rsidRPr="003D7C28">
              <w:rPr>
                <w:rFonts w:ascii="Times New Roman" w:hAnsi="Times New Roman" w:cs="Times New Roman"/>
                <w:sz w:val="24"/>
                <w:szCs w:val="24"/>
              </w:rPr>
              <w:t>L’</w:t>
            </w:r>
            <w:proofErr w:type="spellStart"/>
            <w:r w:rsidRPr="003D7C28">
              <w:rPr>
                <w:rFonts w:ascii="Times New Roman" w:hAnsi="Times New Roman" w:cs="Times New Roman"/>
                <w:sz w:val="24"/>
                <w:szCs w:val="24"/>
              </w:rPr>
              <w:t>inviter</w:t>
            </w:r>
            <w:proofErr w:type="spellEnd"/>
            <w:r w:rsidRPr="003D7C28">
              <w:rPr>
                <w:rFonts w:ascii="Times New Roman" w:hAnsi="Times New Roman" w:cs="Times New Roman"/>
                <w:sz w:val="24"/>
                <w:szCs w:val="24"/>
              </w:rPr>
              <w:t xml:space="preserve"> dans votre bureau pour discuter de la situation.</w:t>
            </w:r>
          </w:p>
        </w:tc>
        <w:tc>
          <w:tcPr>
            <w:tcW w:w="4315" w:type="dxa"/>
          </w:tcPr>
          <w:p w14:paraId="31C1DE9B" w14:textId="77777777" w:rsidR="009805C1" w:rsidRDefault="009805C1" w:rsidP="007F4082">
            <w:pPr>
              <w:spacing w:line="360" w:lineRule="auto"/>
              <w:jc w:val="both"/>
              <w:rPr>
                <w:rFonts w:ascii="Times New Roman" w:hAnsi="Times New Roman" w:cs="Times New Roman"/>
                <w:sz w:val="24"/>
                <w:szCs w:val="24"/>
              </w:rPr>
            </w:pPr>
            <w:r w:rsidRPr="003D7C28">
              <w:rPr>
                <w:rFonts w:ascii="Times New Roman" w:hAnsi="Times New Roman" w:cs="Times New Roman"/>
                <w:sz w:val="24"/>
                <w:szCs w:val="24"/>
              </w:rPr>
              <w:t>Observez que l’employée pleure et semble très émotive.</w:t>
            </w:r>
          </w:p>
        </w:tc>
      </w:tr>
      <w:tr w:rsidR="009805C1" w:rsidRPr="00D001AA" w14:paraId="3F49E22E" w14:textId="77777777" w:rsidTr="007F4082">
        <w:trPr>
          <w:trHeight w:val="469"/>
        </w:trPr>
        <w:tc>
          <w:tcPr>
            <w:tcW w:w="8630" w:type="dxa"/>
            <w:gridSpan w:val="2"/>
          </w:tcPr>
          <w:p w14:paraId="2759E8EF" w14:textId="77777777" w:rsidR="009805C1" w:rsidRPr="00D001AA" w:rsidRDefault="009805C1" w:rsidP="007F4082">
            <w:pPr>
              <w:spacing w:line="360" w:lineRule="auto"/>
              <w:jc w:val="center"/>
              <w:rPr>
                <w:rFonts w:ascii="Times New Roman" w:hAnsi="Times New Roman" w:cs="Times New Roman"/>
                <w:b/>
                <w:bCs/>
                <w:sz w:val="24"/>
                <w:szCs w:val="24"/>
              </w:rPr>
            </w:pPr>
            <w:r w:rsidRPr="00C4112A">
              <w:rPr>
                <w:rFonts w:ascii="Times New Roman" w:hAnsi="Times New Roman" w:cs="Times New Roman"/>
                <w:b/>
                <w:bCs/>
                <w:sz w:val="24"/>
                <w:szCs w:val="24"/>
              </w:rPr>
              <w:lastRenderedPageBreak/>
              <w:t>Échelle de Likert</w:t>
            </w:r>
          </w:p>
        </w:tc>
      </w:tr>
      <w:tr w:rsidR="009805C1" w:rsidRPr="00D001AA" w14:paraId="395E9668" w14:textId="77777777" w:rsidTr="007F4082">
        <w:trPr>
          <w:trHeight w:val="469"/>
        </w:trPr>
        <w:tc>
          <w:tcPr>
            <w:tcW w:w="8630" w:type="dxa"/>
            <w:gridSpan w:val="2"/>
          </w:tcPr>
          <w:p w14:paraId="1076D1E2" w14:textId="77777777" w:rsidR="009805C1" w:rsidRPr="00D001AA" w:rsidRDefault="009805C1" w:rsidP="007F4082">
            <w:pPr>
              <w:spacing w:line="360" w:lineRule="auto"/>
              <w:rPr>
                <w:rFonts w:ascii="Times New Roman" w:hAnsi="Times New Roman" w:cs="Times New Roman"/>
                <w:b/>
                <w:bCs/>
                <w:sz w:val="24"/>
                <w:szCs w:val="24"/>
              </w:rPr>
            </w:pPr>
            <w:r w:rsidRPr="001D60AE">
              <w:rPr>
                <w:rFonts w:ascii="Times New Roman" w:hAnsi="Times New Roman" w:cs="Times New Roman"/>
                <w:sz w:val="24"/>
                <w:szCs w:val="24"/>
              </w:rPr>
              <w:t>Votre hypothèse ou option en est :</w:t>
            </w:r>
          </w:p>
        </w:tc>
      </w:tr>
      <w:tr w:rsidR="009805C1" w:rsidRPr="00D001AA" w14:paraId="15230FEA" w14:textId="77777777" w:rsidTr="007F4082">
        <w:trPr>
          <w:trHeight w:val="469"/>
        </w:trPr>
        <w:tc>
          <w:tcPr>
            <w:tcW w:w="8630" w:type="dxa"/>
            <w:gridSpan w:val="2"/>
          </w:tcPr>
          <w:p w14:paraId="7CBCDC4F" w14:textId="77777777" w:rsidR="009805C1" w:rsidRPr="0047322C" w:rsidRDefault="009805C1" w:rsidP="009805C1">
            <w:pPr>
              <w:numPr>
                <w:ilvl w:val="0"/>
                <w:numId w:val="15"/>
              </w:numPr>
              <w:spacing w:line="360" w:lineRule="auto"/>
              <w:jc w:val="both"/>
              <w:rPr>
                <w:rFonts w:ascii="Times New Roman" w:hAnsi="Times New Roman" w:cs="Times New Roman"/>
                <w:sz w:val="24"/>
                <w:szCs w:val="24"/>
              </w:rPr>
            </w:pPr>
            <w:r w:rsidRPr="0047322C">
              <w:rPr>
                <w:rFonts w:ascii="Times New Roman" w:hAnsi="Times New Roman" w:cs="Times New Roman"/>
                <w:sz w:val="24"/>
                <w:szCs w:val="24"/>
              </w:rPr>
              <w:t xml:space="preserve">Fortement affaiblie </w:t>
            </w:r>
          </w:p>
          <w:p w14:paraId="745CBC4E" w14:textId="77777777" w:rsidR="009805C1" w:rsidRPr="0047322C" w:rsidRDefault="009805C1" w:rsidP="009805C1">
            <w:pPr>
              <w:numPr>
                <w:ilvl w:val="0"/>
                <w:numId w:val="15"/>
              </w:numPr>
              <w:spacing w:line="360" w:lineRule="auto"/>
              <w:jc w:val="both"/>
              <w:rPr>
                <w:rFonts w:ascii="Times New Roman" w:hAnsi="Times New Roman" w:cs="Times New Roman"/>
                <w:sz w:val="24"/>
                <w:szCs w:val="24"/>
              </w:rPr>
            </w:pPr>
            <w:r w:rsidRPr="0047322C">
              <w:rPr>
                <w:rFonts w:ascii="Times New Roman" w:hAnsi="Times New Roman" w:cs="Times New Roman"/>
                <w:sz w:val="24"/>
                <w:szCs w:val="24"/>
              </w:rPr>
              <w:t>Affaiblie</w:t>
            </w:r>
          </w:p>
          <w:p w14:paraId="24B0F50C" w14:textId="77777777" w:rsidR="009805C1" w:rsidRPr="0047322C" w:rsidRDefault="009805C1" w:rsidP="009805C1">
            <w:pPr>
              <w:numPr>
                <w:ilvl w:val="0"/>
                <w:numId w:val="15"/>
              </w:numPr>
              <w:spacing w:line="360" w:lineRule="auto"/>
              <w:jc w:val="both"/>
              <w:rPr>
                <w:rFonts w:ascii="Times New Roman" w:hAnsi="Times New Roman" w:cs="Times New Roman"/>
                <w:sz w:val="24"/>
                <w:szCs w:val="24"/>
              </w:rPr>
            </w:pPr>
            <w:r w:rsidRPr="0047322C">
              <w:rPr>
                <w:rFonts w:ascii="Times New Roman" w:hAnsi="Times New Roman" w:cs="Times New Roman"/>
                <w:sz w:val="24"/>
                <w:szCs w:val="24"/>
              </w:rPr>
              <w:t>Inchangée</w:t>
            </w:r>
          </w:p>
          <w:p w14:paraId="33B598D0" w14:textId="77777777" w:rsidR="009805C1" w:rsidRDefault="009805C1" w:rsidP="009805C1">
            <w:pPr>
              <w:numPr>
                <w:ilvl w:val="0"/>
                <w:numId w:val="15"/>
              </w:numPr>
              <w:spacing w:line="360" w:lineRule="auto"/>
              <w:jc w:val="both"/>
              <w:rPr>
                <w:rFonts w:ascii="Times New Roman" w:hAnsi="Times New Roman" w:cs="Times New Roman"/>
                <w:sz w:val="24"/>
                <w:szCs w:val="24"/>
              </w:rPr>
            </w:pPr>
            <w:r w:rsidRPr="0047322C">
              <w:rPr>
                <w:rFonts w:ascii="Times New Roman" w:hAnsi="Times New Roman" w:cs="Times New Roman"/>
                <w:sz w:val="24"/>
                <w:szCs w:val="24"/>
              </w:rPr>
              <w:t>Renforcée</w:t>
            </w:r>
          </w:p>
          <w:p w14:paraId="58B43A07" w14:textId="77777777" w:rsidR="009805C1" w:rsidRPr="008116E0" w:rsidRDefault="009805C1" w:rsidP="009805C1">
            <w:pPr>
              <w:numPr>
                <w:ilvl w:val="0"/>
                <w:numId w:val="15"/>
              </w:numPr>
              <w:spacing w:line="360" w:lineRule="auto"/>
              <w:jc w:val="both"/>
              <w:rPr>
                <w:rFonts w:ascii="Times New Roman" w:hAnsi="Times New Roman" w:cs="Times New Roman"/>
                <w:sz w:val="24"/>
                <w:szCs w:val="24"/>
              </w:rPr>
            </w:pPr>
            <w:r w:rsidRPr="008116E0">
              <w:rPr>
                <w:rFonts w:ascii="Times New Roman" w:hAnsi="Times New Roman" w:cs="Times New Roman"/>
                <w:sz w:val="24"/>
                <w:szCs w:val="24"/>
              </w:rPr>
              <w:t>Fortement renforcée</w:t>
            </w:r>
          </w:p>
        </w:tc>
      </w:tr>
      <w:tr w:rsidR="009805C1" w:rsidRPr="00D001AA" w14:paraId="3D25CD7D" w14:textId="77777777" w:rsidTr="007F4082">
        <w:trPr>
          <w:trHeight w:val="469"/>
        </w:trPr>
        <w:tc>
          <w:tcPr>
            <w:tcW w:w="8630" w:type="dxa"/>
            <w:gridSpan w:val="2"/>
          </w:tcPr>
          <w:p w14:paraId="7D2630A9" w14:textId="77777777" w:rsidR="009805C1" w:rsidRPr="00D001AA"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 anticipée par l’experte de contenu</w:t>
            </w:r>
          </w:p>
        </w:tc>
      </w:tr>
      <w:tr w:rsidR="009805C1" w:rsidRPr="00D001AA" w14:paraId="0D745A66" w14:textId="77777777" w:rsidTr="007F4082">
        <w:trPr>
          <w:trHeight w:val="581"/>
        </w:trPr>
        <w:tc>
          <w:tcPr>
            <w:tcW w:w="8630" w:type="dxa"/>
            <w:gridSpan w:val="2"/>
          </w:tcPr>
          <w:p w14:paraId="6E490541" w14:textId="77777777" w:rsidR="009805C1" w:rsidRPr="00335286" w:rsidRDefault="009805C1" w:rsidP="007F4082">
            <w:pPr>
              <w:spacing w:line="360" w:lineRule="auto"/>
              <w:rPr>
                <w:rFonts w:ascii="Times New Roman" w:hAnsi="Times New Roman" w:cs="Times New Roman"/>
                <w:sz w:val="24"/>
                <w:szCs w:val="24"/>
              </w:rPr>
            </w:pPr>
            <w:r w:rsidRPr="00335286">
              <w:rPr>
                <w:rFonts w:ascii="Times New Roman" w:hAnsi="Times New Roman" w:cs="Times New Roman"/>
                <w:sz w:val="24"/>
                <w:szCs w:val="24"/>
              </w:rPr>
              <w:t>Réponse :</w:t>
            </w:r>
            <w:r>
              <w:rPr>
                <w:rFonts w:ascii="Times New Roman" w:hAnsi="Times New Roman" w:cs="Times New Roman"/>
                <w:sz w:val="24"/>
                <w:szCs w:val="24"/>
              </w:rPr>
              <w:t xml:space="preserve"> Renforcée</w:t>
            </w:r>
          </w:p>
          <w:p w14:paraId="025B8E72" w14:textId="77777777" w:rsidR="009805C1" w:rsidRPr="00D001AA" w:rsidRDefault="009805C1" w:rsidP="007F4082">
            <w:pPr>
              <w:spacing w:line="360" w:lineRule="auto"/>
              <w:rPr>
                <w:rFonts w:ascii="Times New Roman" w:hAnsi="Times New Roman" w:cs="Times New Roman"/>
                <w:b/>
                <w:bCs/>
                <w:sz w:val="24"/>
                <w:szCs w:val="24"/>
              </w:rPr>
            </w:pPr>
            <w:r w:rsidRPr="00335286">
              <w:rPr>
                <w:rFonts w:ascii="Times New Roman" w:hAnsi="Times New Roman" w:cs="Times New Roman"/>
                <w:sz w:val="24"/>
                <w:szCs w:val="24"/>
              </w:rPr>
              <w:t>Justification :</w:t>
            </w:r>
            <w:r>
              <w:rPr>
                <w:rFonts w:ascii="Times New Roman" w:hAnsi="Times New Roman" w:cs="Times New Roman"/>
                <w:b/>
                <w:bCs/>
                <w:sz w:val="24"/>
                <w:szCs w:val="24"/>
              </w:rPr>
              <w:t xml:space="preserve"> </w:t>
            </w:r>
            <w:r w:rsidRPr="00250D6D">
              <w:rPr>
                <w:rFonts w:ascii="Roboto" w:hAnsi="Roboto"/>
                <w:spacing w:val="2"/>
                <w:shd w:val="clear" w:color="auto" w:fill="FFFFFF"/>
              </w:rPr>
              <w:t xml:space="preserve"> </w:t>
            </w:r>
            <w:r w:rsidRPr="00250D6D">
              <w:rPr>
                <w:rFonts w:ascii="Times New Roman" w:hAnsi="Times New Roman" w:cs="Times New Roman"/>
                <w:sz w:val="24"/>
                <w:szCs w:val="24"/>
              </w:rPr>
              <w:t>Je souhaite qu'elle ne quitte pas le lieu dans cet état alors c'est encore plus important pour moi de questionner, de l'inviter à discuter et mieux comprendre la situation afin de peut-être la solutionner.</w:t>
            </w:r>
          </w:p>
        </w:tc>
      </w:tr>
      <w:tr w:rsidR="009805C1" w:rsidRPr="00D001AA" w14:paraId="37DCA774" w14:textId="77777777" w:rsidTr="007F4082">
        <w:trPr>
          <w:trHeight w:val="469"/>
        </w:trPr>
        <w:tc>
          <w:tcPr>
            <w:tcW w:w="8630" w:type="dxa"/>
            <w:gridSpan w:val="2"/>
          </w:tcPr>
          <w:p w14:paraId="43BCAA43" w14:textId="77777777" w:rsidR="009805C1" w:rsidRPr="00D001AA" w:rsidRDefault="009805C1" w:rsidP="007F4082">
            <w:pPr>
              <w:spacing w:line="360" w:lineRule="auto"/>
              <w:jc w:val="center"/>
              <w:rPr>
                <w:rFonts w:ascii="Times New Roman" w:hAnsi="Times New Roman" w:cs="Times New Roman"/>
                <w:b/>
                <w:bCs/>
                <w:sz w:val="24"/>
                <w:szCs w:val="24"/>
              </w:rPr>
            </w:pPr>
            <w:r w:rsidRPr="00D67DD4">
              <w:rPr>
                <w:rFonts w:ascii="Times New Roman" w:hAnsi="Times New Roman" w:cs="Times New Roman"/>
                <w:b/>
                <w:bCs/>
                <w:sz w:val="24"/>
                <w:szCs w:val="24"/>
              </w:rPr>
              <w:t>Réponses des panélistes</w:t>
            </w:r>
          </w:p>
        </w:tc>
      </w:tr>
      <w:tr w:rsidR="009805C1" w:rsidRPr="00D001AA" w14:paraId="4ECF86F9" w14:textId="77777777" w:rsidTr="007F4082">
        <w:trPr>
          <w:trHeight w:val="469"/>
        </w:trPr>
        <w:tc>
          <w:tcPr>
            <w:tcW w:w="8630" w:type="dxa"/>
            <w:gridSpan w:val="2"/>
          </w:tcPr>
          <w:p w14:paraId="2710E230" w14:textId="77777777" w:rsidR="009805C1" w:rsidRPr="008C1C58" w:rsidRDefault="009805C1" w:rsidP="007F4082">
            <w:pPr>
              <w:spacing w:line="360" w:lineRule="auto"/>
              <w:rPr>
                <w:rFonts w:ascii="Times New Roman" w:hAnsi="Times New Roman" w:cs="Times New Roman"/>
                <w:sz w:val="24"/>
                <w:szCs w:val="24"/>
                <w:u w:val="single"/>
              </w:rPr>
            </w:pPr>
            <w:r w:rsidRPr="008C1C58">
              <w:rPr>
                <w:rFonts w:ascii="Times New Roman" w:hAnsi="Times New Roman" w:cs="Times New Roman"/>
                <w:sz w:val="24"/>
                <w:szCs w:val="24"/>
                <w:u w:val="single"/>
              </w:rPr>
              <w:t>Panéliste #1</w:t>
            </w:r>
          </w:p>
          <w:p w14:paraId="4DC20522"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Réponse : Renforcée</w:t>
            </w:r>
          </w:p>
          <w:p w14:paraId="274BBDF3" w14:textId="77777777" w:rsidR="009805C1" w:rsidRPr="00F56824"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Justification :</w:t>
            </w:r>
            <w:r w:rsidRPr="003A238D">
              <w:rPr>
                <w:rFonts w:ascii="Roboto" w:hAnsi="Roboto"/>
                <w:spacing w:val="2"/>
                <w:shd w:val="clear" w:color="auto" w:fill="FFFFFF"/>
              </w:rPr>
              <w:t xml:space="preserve"> </w:t>
            </w:r>
            <w:r w:rsidRPr="003A238D">
              <w:rPr>
                <w:rFonts w:ascii="Times New Roman" w:hAnsi="Times New Roman" w:cs="Times New Roman"/>
                <w:sz w:val="24"/>
                <w:szCs w:val="24"/>
              </w:rPr>
              <w:t xml:space="preserve">Je laisse mon travail pour me consacrer à écouter la nouvelle employée. La sélection est sûrement correcte et le </w:t>
            </w:r>
            <w:proofErr w:type="gramStart"/>
            <w:r w:rsidRPr="00BC1E02">
              <w:rPr>
                <w:rFonts w:ascii="Times New Roman" w:hAnsi="Times New Roman" w:cs="Times New Roman"/>
                <w:i/>
                <w:iCs/>
                <w:sz w:val="24"/>
                <w:szCs w:val="24"/>
                <w:rPrChange w:id="25" w:author="Lise Lecours" w:date="2024-10-30T15:29:00Z" w16du:dateUtc="2024-10-30T19:29:00Z">
                  <w:rPr>
                    <w:rFonts w:ascii="Times New Roman" w:hAnsi="Times New Roman" w:cs="Times New Roman"/>
                    <w:sz w:val="24"/>
                    <w:szCs w:val="24"/>
                  </w:rPr>
                </w:rPrChange>
              </w:rPr>
              <w:t>timing</w:t>
            </w:r>
            <w:proofErr w:type="gramEnd"/>
            <w:r w:rsidRPr="003A238D">
              <w:rPr>
                <w:rFonts w:ascii="Times New Roman" w:hAnsi="Times New Roman" w:cs="Times New Roman"/>
                <w:sz w:val="24"/>
                <w:szCs w:val="24"/>
              </w:rPr>
              <w:t xml:space="preserve"> pour son intégration n'est peut-être pas le bon. Je peux l'attendre si elle n'est pas disposée.</w:t>
            </w:r>
          </w:p>
          <w:p w14:paraId="1FC2C987" w14:textId="77777777" w:rsidR="009805C1" w:rsidRPr="00F56824" w:rsidRDefault="009805C1" w:rsidP="007F4082">
            <w:pPr>
              <w:spacing w:line="360" w:lineRule="auto"/>
              <w:rPr>
                <w:rFonts w:ascii="Times New Roman" w:hAnsi="Times New Roman" w:cs="Times New Roman"/>
                <w:sz w:val="24"/>
                <w:szCs w:val="24"/>
              </w:rPr>
            </w:pPr>
          </w:p>
          <w:p w14:paraId="0EBA0701" w14:textId="77777777" w:rsidR="009805C1" w:rsidRPr="008C1C58" w:rsidRDefault="009805C1" w:rsidP="007F4082">
            <w:pPr>
              <w:spacing w:line="360" w:lineRule="auto"/>
              <w:rPr>
                <w:rFonts w:ascii="Times New Roman" w:hAnsi="Times New Roman" w:cs="Times New Roman"/>
                <w:sz w:val="24"/>
                <w:szCs w:val="24"/>
                <w:u w:val="single"/>
              </w:rPr>
            </w:pPr>
            <w:r w:rsidRPr="008C1C58">
              <w:rPr>
                <w:rFonts w:ascii="Times New Roman" w:hAnsi="Times New Roman" w:cs="Times New Roman"/>
                <w:sz w:val="24"/>
                <w:szCs w:val="24"/>
                <w:u w:val="single"/>
              </w:rPr>
              <w:t>Panéliste #2</w:t>
            </w:r>
          </w:p>
          <w:p w14:paraId="11AB655E"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Réponse : Fortement renforcée</w:t>
            </w:r>
          </w:p>
          <w:p w14:paraId="775C7CDE" w14:textId="77777777" w:rsidR="009805C1" w:rsidRPr="00F56824"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Justification :</w:t>
            </w:r>
            <w:r w:rsidRPr="00531936">
              <w:rPr>
                <w:rFonts w:ascii="Roboto" w:hAnsi="Roboto"/>
                <w:spacing w:val="2"/>
                <w:shd w:val="clear" w:color="auto" w:fill="FFFFFF"/>
              </w:rPr>
              <w:t xml:space="preserve"> </w:t>
            </w:r>
            <w:r w:rsidRPr="00531936">
              <w:rPr>
                <w:rFonts w:ascii="Times New Roman" w:hAnsi="Times New Roman" w:cs="Times New Roman"/>
                <w:sz w:val="24"/>
                <w:szCs w:val="24"/>
              </w:rPr>
              <w:t>Il est important de la rencontrer, et ce, même si elle émotive afin qu'elle sente qu'elle est supportée dans ses moments plus difficiles. La rencontrer permettrait également de comprendre quels éléments du travail (ou de sa vie personnelle) la rendent émotive et il serait plus facile de mettre en place les bonnes actions.</w:t>
            </w:r>
          </w:p>
          <w:p w14:paraId="322F59EB" w14:textId="77777777" w:rsidR="009805C1" w:rsidRPr="00F56824" w:rsidRDefault="009805C1" w:rsidP="007F4082">
            <w:pPr>
              <w:spacing w:line="360" w:lineRule="auto"/>
              <w:rPr>
                <w:rFonts w:ascii="Times New Roman" w:hAnsi="Times New Roman" w:cs="Times New Roman"/>
                <w:sz w:val="24"/>
                <w:szCs w:val="24"/>
              </w:rPr>
            </w:pPr>
          </w:p>
          <w:p w14:paraId="5D995D38" w14:textId="77777777" w:rsidR="009805C1" w:rsidRPr="001C53EE" w:rsidRDefault="009805C1" w:rsidP="007F4082">
            <w:pPr>
              <w:spacing w:line="360" w:lineRule="auto"/>
              <w:rPr>
                <w:rFonts w:ascii="Times New Roman" w:hAnsi="Times New Roman" w:cs="Times New Roman"/>
                <w:sz w:val="24"/>
                <w:szCs w:val="24"/>
                <w:u w:val="single"/>
              </w:rPr>
            </w:pPr>
            <w:r w:rsidRPr="001C53EE">
              <w:rPr>
                <w:rFonts w:ascii="Times New Roman" w:hAnsi="Times New Roman" w:cs="Times New Roman"/>
                <w:sz w:val="24"/>
                <w:szCs w:val="24"/>
                <w:u w:val="single"/>
              </w:rPr>
              <w:t>Panéliste #3</w:t>
            </w:r>
          </w:p>
          <w:p w14:paraId="5F9A06CE"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Réponse : Inchangée</w:t>
            </w:r>
          </w:p>
          <w:p w14:paraId="33040865"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Justification :</w:t>
            </w:r>
            <w:r w:rsidRPr="00C40148">
              <w:rPr>
                <w:rFonts w:ascii="Roboto" w:eastAsia="Times New Roman" w:hAnsi="Roboto" w:cs="Times New Roman"/>
                <w:spacing w:val="2"/>
                <w:sz w:val="24"/>
                <w:szCs w:val="24"/>
                <w:lang w:eastAsia="fr-CA"/>
              </w:rPr>
              <w:t xml:space="preserve"> </w:t>
            </w:r>
            <w:r w:rsidRPr="00C40148">
              <w:rPr>
                <w:rFonts w:ascii="Times New Roman" w:hAnsi="Times New Roman" w:cs="Times New Roman"/>
                <w:sz w:val="24"/>
                <w:szCs w:val="24"/>
              </w:rPr>
              <w:t xml:space="preserve">Discuter avec elle - qu'est-ce qu'elle trouve difficile exactement (enjeux physiques, travail complexe, collègues difficiles). À partir de là, est-ce </w:t>
            </w:r>
            <w:commentRangeStart w:id="26"/>
            <w:r w:rsidRPr="00C40148">
              <w:rPr>
                <w:rFonts w:ascii="Times New Roman" w:hAnsi="Times New Roman" w:cs="Times New Roman"/>
                <w:sz w:val="24"/>
                <w:szCs w:val="24"/>
              </w:rPr>
              <w:t>solvable</w:t>
            </w:r>
            <w:commentRangeEnd w:id="26"/>
            <w:r w:rsidR="00BC1E02">
              <w:rPr>
                <w:rStyle w:val="Marquedecommentaire"/>
              </w:rPr>
              <w:commentReference w:id="26"/>
            </w:r>
            <w:r w:rsidRPr="00C40148">
              <w:rPr>
                <w:rFonts w:ascii="Times New Roman" w:hAnsi="Times New Roman" w:cs="Times New Roman"/>
                <w:sz w:val="24"/>
                <w:szCs w:val="24"/>
              </w:rPr>
              <w:t>?</w:t>
            </w:r>
          </w:p>
          <w:p w14:paraId="3CC2D253" w14:textId="77777777" w:rsidR="009805C1" w:rsidRPr="00F56824" w:rsidRDefault="009805C1" w:rsidP="007F4082">
            <w:pPr>
              <w:spacing w:line="360" w:lineRule="auto"/>
              <w:rPr>
                <w:rFonts w:ascii="Times New Roman" w:hAnsi="Times New Roman" w:cs="Times New Roman"/>
                <w:sz w:val="24"/>
                <w:szCs w:val="24"/>
              </w:rPr>
            </w:pPr>
          </w:p>
          <w:p w14:paraId="190B8682" w14:textId="77777777" w:rsidR="009805C1" w:rsidRPr="00C40148" w:rsidRDefault="009805C1" w:rsidP="007F4082">
            <w:pPr>
              <w:spacing w:line="360" w:lineRule="auto"/>
              <w:rPr>
                <w:rFonts w:ascii="Times New Roman" w:hAnsi="Times New Roman" w:cs="Times New Roman"/>
                <w:sz w:val="24"/>
                <w:szCs w:val="24"/>
                <w:u w:val="single"/>
              </w:rPr>
            </w:pPr>
            <w:r w:rsidRPr="00C40148">
              <w:rPr>
                <w:rFonts w:ascii="Times New Roman" w:hAnsi="Times New Roman" w:cs="Times New Roman"/>
                <w:sz w:val="24"/>
                <w:szCs w:val="24"/>
                <w:u w:val="single"/>
              </w:rPr>
              <w:t>Panéliste #4</w:t>
            </w:r>
          </w:p>
          <w:p w14:paraId="6A33E039"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Réponse : Inchangée</w:t>
            </w:r>
          </w:p>
          <w:p w14:paraId="632DD0FB" w14:textId="77777777" w:rsidR="009805C1" w:rsidRPr="00F56824"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 xml:space="preserve">Justification : </w:t>
            </w:r>
            <w:r w:rsidRPr="00EB47AD">
              <w:rPr>
                <w:rFonts w:ascii="Times New Roman" w:hAnsi="Times New Roman" w:cs="Times New Roman"/>
                <w:sz w:val="24"/>
                <w:szCs w:val="24"/>
              </w:rPr>
              <w:t>Inviter l'employée à mon bureau permettra de comprendre les raisons de son état émotionnel, qu'elles soient personnelles ou liées à une situation particulière. L'objectif sera de s'assurer qu'elle quitte dans de bonnes conditions pour garantir sa sécurité et, si possible, de bien clore la relation.</w:t>
            </w:r>
          </w:p>
          <w:p w14:paraId="6FB72B0F" w14:textId="77777777" w:rsidR="009805C1" w:rsidRPr="00F56824" w:rsidRDefault="009805C1" w:rsidP="007F4082">
            <w:pPr>
              <w:spacing w:line="360" w:lineRule="auto"/>
              <w:rPr>
                <w:rFonts w:ascii="Times New Roman" w:hAnsi="Times New Roman" w:cs="Times New Roman"/>
                <w:sz w:val="24"/>
                <w:szCs w:val="24"/>
              </w:rPr>
            </w:pPr>
          </w:p>
          <w:p w14:paraId="60FBE4A5" w14:textId="77777777" w:rsidR="009805C1" w:rsidRPr="00AD03BB" w:rsidRDefault="009805C1" w:rsidP="007F4082">
            <w:pPr>
              <w:spacing w:line="360" w:lineRule="auto"/>
              <w:rPr>
                <w:rFonts w:ascii="Times New Roman" w:hAnsi="Times New Roman" w:cs="Times New Roman"/>
                <w:sz w:val="24"/>
                <w:szCs w:val="24"/>
                <w:u w:val="single"/>
              </w:rPr>
            </w:pPr>
            <w:r w:rsidRPr="00AD03BB">
              <w:rPr>
                <w:rFonts w:ascii="Times New Roman" w:hAnsi="Times New Roman" w:cs="Times New Roman"/>
                <w:sz w:val="24"/>
                <w:szCs w:val="24"/>
                <w:u w:val="single"/>
              </w:rPr>
              <w:t xml:space="preserve">Panéliste #5 </w:t>
            </w:r>
          </w:p>
          <w:p w14:paraId="3A7F7412"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Réponse : Renforcée</w:t>
            </w:r>
          </w:p>
          <w:p w14:paraId="4694A01E" w14:textId="77777777" w:rsidR="009805C1" w:rsidRPr="00AD03BB"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 xml:space="preserve">Justification : </w:t>
            </w:r>
            <w:r w:rsidRPr="00AD03BB">
              <w:rPr>
                <w:rFonts w:ascii="Times New Roman" w:hAnsi="Times New Roman" w:cs="Times New Roman"/>
                <w:sz w:val="24"/>
                <w:szCs w:val="24"/>
              </w:rPr>
              <w:t>Dans une certaine mesure, il faut accueillir les émotions de ses employés</w:t>
            </w:r>
            <w:r>
              <w:rPr>
                <w:rFonts w:ascii="Times New Roman" w:hAnsi="Times New Roman" w:cs="Times New Roman"/>
                <w:sz w:val="24"/>
                <w:szCs w:val="24"/>
              </w:rPr>
              <w:t>,</w:t>
            </w:r>
            <w:r w:rsidRPr="00AD03BB">
              <w:rPr>
                <w:rFonts w:ascii="Times New Roman" w:hAnsi="Times New Roman" w:cs="Times New Roman"/>
                <w:sz w:val="24"/>
                <w:szCs w:val="24"/>
              </w:rPr>
              <w:t xml:space="preserve"> MAIS jusqu' à une certaine limite.</w:t>
            </w:r>
          </w:p>
        </w:tc>
      </w:tr>
      <w:tr w:rsidR="009805C1" w:rsidRPr="00D001AA" w14:paraId="01237980" w14:textId="77777777" w:rsidTr="007F4082">
        <w:trPr>
          <w:trHeight w:val="469"/>
        </w:trPr>
        <w:tc>
          <w:tcPr>
            <w:tcW w:w="8630" w:type="dxa"/>
            <w:gridSpan w:val="2"/>
          </w:tcPr>
          <w:p w14:paraId="0A79E3C4"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lastRenderedPageBreak/>
              <w:t xml:space="preserve">Scénario </w:t>
            </w:r>
            <w:r>
              <w:rPr>
                <w:rFonts w:ascii="Times New Roman" w:hAnsi="Times New Roman" w:cs="Times New Roman"/>
                <w:b/>
                <w:bCs/>
                <w:sz w:val="24"/>
                <w:szCs w:val="24"/>
              </w:rPr>
              <w:t>3</w:t>
            </w:r>
          </w:p>
        </w:tc>
      </w:tr>
      <w:tr w:rsidR="009805C1" w14:paraId="79753BA9" w14:textId="77777777" w:rsidTr="007F4082">
        <w:tc>
          <w:tcPr>
            <w:tcW w:w="4315" w:type="dxa"/>
          </w:tcPr>
          <w:p w14:paraId="48F8C5D1"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w:t>
            </w:r>
          </w:p>
        </w:tc>
        <w:tc>
          <w:tcPr>
            <w:tcW w:w="4315" w:type="dxa"/>
          </w:tcPr>
          <w:p w14:paraId="0AC9C41D"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Et qu’alors vous …</w:t>
            </w:r>
          </w:p>
        </w:tc>
      </w:tr>
      <w:tr w:rsidR="009805C1" w14:paraId="76A8A7E5" w14:textId="77777777" w:rsidTr="007F4082">
        <w:tc>
          <w:tcPr>
            <w:tcW w:w="4315" w:type="dxa"/>
          </w:tcPr>
          <w:p w14:paraId="217ECC44" w14:textId="77777777" w:rsidR="009805C1" w:rsidRDefault="009805C1" w:rsidP="007F4082">
            <w:pPr>
              <w:spacing w:line="360" w:lineRule="auto"/>
              <w:jc w:val="both"/>
              <w:rPr>
                <w:rFonts w:ascii="Times New Roman" w:hAnsi="Times New Roman" w:cs="Times New Roman"/>
                <w:sz w:val="24"/>
                <w:szCs w:val="24"/>
              </w:rPr>
            </w:pPr>
            <w:r w:rsidRPr="00BD0AB9">
              <w:rPr>
                <w:rFonts w:ascii="Times New Roman" w:hAnsi="Times New Roman" w:cs="Times New Roman"/>
                <w:sz w:val="24"/>
                <w:szCs w:val="24"/>
              </w:rPr>
              <w:t>La laisser partir sans rien dire.</w:t>
            </w:r>
          </w:p>
        </w:tc>
        <w:tc>
          <w:tcPr>
            <w:tcW w:w="4315" w:type="dxa"/>
          </w:tcPr>
          <w:p w14:paraId="186F0893" w14:textId="77777777" w:rsidR="009805C1" w:rsidRDefault="009805C1" w:rsidP="007F4082">
            <w:pPr>
              <w:spacing w:line="360" w:lineRule="auto"/>
              <w:jc w:val="both"/>
              <w:rPr>
                <w:rFonts w:ascii="Times New Roman" w:hAnsi="Times New Roman" w:cs="Times New Roman"/>
                <w:sz w:val="24"/>
                <w:szCs w:val="24"/>
              </w:rPr>
            </w:pPr>
            <w:r w:rsidRPr="008E39E8">
              <w:rPr>
                <w:rFonts w:ascii="Times New Roman" w:hAnsi="Times New Roman" w:cs="Times New Roman"/>
                <w:sz w:val="24"/>
                <w:szCs w:val="24"/>
              </w:rPr>
              <w:t>Savez que c’était votre dernier choix lors du processus d’embauche et que vous aviez des doutes sur son éventuelle prestation de travail.</w:t>
            </w:r>
          </w:p>
        </w:tc>
      </w:tr>
      <w:tr w:rsidR="009805C1" w14:paraId="47C94348" w14:textId="77777777" w:rsidTr="007F4082">
        <w:tc>
          <w:tcPr>
            <w:tcW w:w="8630" w:type="dxa"/>
            <w:gridSpan w:val="2"/>
          </w:tcPr>
          <w:p w14:paraId="3F3DFABF" w14:textId="77777777" w:rsidR="009805C1" w:rsidRPr="007A3117" w:rsidRDefault="009805C1" w:rsidP="007F4082">
            <w:pPr>
              <w:spacing w:line="360" w:lineRule="auto"/>
              <w:jc w:val="center"/>
              <w:rPr>
                <w:rFonts w:ascii="Times New Roman" w:hAnsi="Times New Roman" w:cs="Times New Roman"/>
                <w:b/>
                <w:bCs/>
                <w:sz w:val="24"/>
                <w:szCs w:val="24"/>
              </w:rPr>
            </w:pPr>
            <w:r w:rsidRPr="00C4112A">
              <w:rPr>
                <w:rFonts w:ascii="Times New Roman" w:hAnsi="Times New Roman" w:cs="Times New Roman"/>
                <w:b/>
                <w:bCs/>
                <w:sz w:val="24"/>
                <w:szCs w:val="24"/>
              </w:rPr>
              <w:t>Échelle de Likert</w:t>
            </w:r>
          </w:p>
        </w:tc>
      </w:tr>
      <w:tr w:rsidR="009805C1" w14:paraId="68889700" w14:textId="77777777" w:rsidTr="007F4082">
        <w:tc>
          <w:tcPr>
            <w:tcW w:w="8630" w:type="dxa"/>
            <w:gridSpan w:val="2"/>
          </w:tcPr>
          <w:p w14:paraId="0F270F74" w14:textId="77777777" w:rsidR="009805C1" w:rsidRPr="007A3117" w:rsidRDefault="009805C1" w:rsidP="007F4082">
            <w:pPr>
              <w:spacing w:line="360" w:lineRule="auto"/>
              <w:rPr>
                <w:rFonts w:ascii="Times New Roman" w:hAnsi="Times New Roman" w:cs="Times New Roman"/>
                <w:b/>
                <w:bCs/>
                <w:sz w:val="24"/>
                <w:szCs w:val="24"/>
              </w:rPr>
            </w:pPr>
            <w:r w:rsidRPr="001D60AE">
              <w:rPr>
                <w:rFonts w:ascii="Times New Roman" w:hAnsi="Times New Roman" w:cs="Times New Roman"/>
                <w:sz w:val="24"/>
                <w:szCs w:val="24"/>
              </w:rPr>
              <w:t>Votre hypothèse ou option en est :</w:t>
            </w:r>
          </w:p>
        </w:tc>
      </w:tr>
      <w:tr w:rsidR="009805C1" w14:paraId="01CEDD56" w14:textId="77777777" w:rsidTr="007F4082">
        <w:tc>
          <w:tcPr>
            <w:tcW w:w="8630" w:type="dxa"/>
            <w:gridSpan w:val="2"/>
          </w:tcPr>
          <w:p w14:paraId="5B15CE3D" w14:textId="77777777" w:rsidR="009805C1" w:rsidRPr="0047322C" w:rsidRDefault="009805C1" w:rsidP="009805C1">
            <w:pPr>
              <w:numPr>
                <w:ilvl w:val="0"/>
                <w:numId w:val="15"/>
              </w:numPr>
              <w:spacing w:line="360" w:lineRule="auto"/>
              <w:jc w:val="both"/>
              <w:rPr>
                <w:rFonts w:ascii="Times New Roman" w:hAnsi="Times New Roman" w:cs="Times New Roman"/>
                <w:sz w:val="24"/>
                <w:szCs w:val="24"/>
              </w:rPr>
            </w:pPr>
            <w:r w:rsidRPr="0047322C">
              <w:rPr>
                <w:rFonts w:ascii="Times New Roman" w:hAnsi="Times New Roman" w:cs="Times New Roman"/>
                <w:sz w:val="24"/>
                <w:szCs w:val="24"/>
              </w:rPr>
              <w:t xml:space="preserve">Fortement affaiblie </w:t>
            </w:r>
          </w:p>
          <w:p w14:paraId="6E95E1EF" w14:textId="77777777" w:rsidR="009805C1" w:rsidRPr="0047322C" w:rsidRDefault="009805C1" w:rsidP="009805C1">
            <w:pPr>
              <w:numPr>
                <w:ilvl w:val="0"/>
                <w:numId w:val="15"/>
              </w:numPr>
              <w:spacing w:line="360" w:lineRule="auto"/>
              <w:jc w:val="both"/>
              <w:rPr>
                <w:rFonts w:ascii="Times New Roman" w:hAnsi="Times New Roman" w:cs="Times New Roman"/>
                <w:sz w:val="24"/>
                <w:szCs w:val="24"/>
              </w:rPr>
            </w:pPr>
            <w:r w:rsidRPr="0047322C">
              <w:rPr>
                <w:rFonts w:ascii="Times New Roman" w:hAnsi="Times New Roman" w:cs="Times New Roman"/>
                <w:sz w:val="24"/>
                <w:szCs w:val="24"/>
              </w:rPr>
              <w:t>Affaiblie</w:t>
            </w:r>
          </w:p>
          <w:p w14:paraId="07097D9F" w14:textId="77777777" w:rsidR="009805C1" w:rsidRPr="0047322C" w:rsidRDefault="009805C1" w:rsidP="009805C1">
            <w:pPr>
              <w:numPr>
                <w:ilvl w:val="0"/>
                <w:numId w:val="15"/>
              </w:numPr>
              <w:spacing w:line="360" w:lineRule="auto"/>
              <w:jc w:val="both"/>
              <w:rPr>
                <w:rFonts w:ascii="Times New Roman" w:hAnsi="Times New Roman" w:cs="Times New Roman"/>
                <w:sz w:val="24"/>
                <w:szCs w:val="24"/>
              </w:rPr>
            </w:pPr>
            <w:r w:rsidRPr="0047322C">
              <w:rPr>
                <w:rFonts w:ascii="Times New Roman" w:hAnsi="Times New Roman" w:cs="Times New Roman"/>
                <w:sz w:val="24"/>
                <w:szCs w:val="24"/>
              </w:rPr>
              <w:t>Inchangée</w:t>
            </w:r>
          </w:p>
          <w:p w14:paraId="1224F08A" w14:textId="77777777" w:rsidR="009805C1" w:rsidRDefault="009805C1" w:rsidP="009805C1">
            <w:pPr>
              <w:numPr>
                <w:ilvl w:val="0"/>
                <w:numId w:val="15"/>
              </w:numPr>
              <w:spacing w:line="360" w:lineRule="auto"/>
              <w:jc w:val="both"/>
              <w:rPr>
                <w:rFonts w:ascii="Times New Roman" w:hAnsi="Times New Roman" w:cs="Times New Roman"/>
                <w:sz w:val="24"/>
                <w:szCs w:val="24"/>
              </w:rPr>
            </w:pPr>
            <w:r w:rsidRPr="0047322C">
              <w:rPr>
                <w:rFonts w:ascii="Times New Roman" w:hAnsi="Times New Roman" w:cs="Times New Roman"/>
                <w:sz w:val="24"/>
                <w:szCs w:val="24"/>
              </w:rPr>
              <w:t>Renforcée</w:t>
            </w:r>
          </w:p>
          <w:p w14:paraId="2E2CA551" w14:textId="77777777" w:rsidR="009805C1" w:rsidRPr="001176E3" w:rsidRDefault="009805C1" w:rsidP="009805C1">
            <w:pPr>
              <w:numPr>
                <w:ilvl w:val="0"/>
                <w:numId w:val="15"/>
              </w:numPr>
              <w:spacing w:line="360" w:lineRule="auto"/>
              <w:jc w:val="both"/>
              <w:rPr>
                <w:rFonts w:ascii="Times New Roman" w:hAnsi="Times New Roman" w:cs="Times New Roman"/>
                <w:sz w:val="24"/>
                <w:szCs w:val="24"/>
              </w:rPr>
            </w:pPr>
            <w:r w:rsidRPr="001176E3">
              <w:rPr>
                <w:rFonts w:ascii="Times New Roman" w:hAnsi="Times New Roman" w:cs="Times New Roman"/>
                <w:sz w:val="24"/>
                <w:szCs w:val="24"/>
              </w:rPr>
              <w:t>Fortement renforcée</w:t>
            </w:r>
          </w:p>
        </w:tc>
      </w:tr>
      <w:tr w:rsidR="009805C1" w14:paraId="45C858FA" w14:textId="77777777" w:rsidTr="007F4082">
        <w:tc>
          <w:tcPr>
            <w:tcW w:w="8630" w:type="dxa"/>
            <w:gridSpan w:val="2"/>
          </w:tcPr>
          <w:p w14:paraId="780DD599" w14:textId="77777777" w:rsidR="009805C1" w:rsidRPr="007A3117"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 anticipée par l’experte de contenu</w:t>
            </w:r>
          </w:p>
        </w:tc>
      </w:tr>
      <w:tr w:rsidR="009805C1" w14:paraId="0B4A658A" w14:textId="77777777" w:rsidTr="007F4082">
        <w:tc>
          <w:tcPr>
            <w:tcW w:w="8630" w:type="dxa"/>
            <w:gridSpan w:val="2"/>
          </w:tcPr>
          <w:p w14:paraId="320A4C1B" w14:textId="77777777" w:rsidR="009805C1" w:rsidRPr="00F72F15" w:rsidRDefault="009805C1" w:rsidP="007F4082">
            <w:pPr>
              <w:spacing w:line="360" w:lineRule="auto"/>
              <w:rPr>
                <w:rFonts w:ascii="Times New Roman" w:hAnsi="Times New Roman" w:cs="Times New Roman"/>
                <w:sz w:val="24"/>
                <w:szCs w:val="24"/>
              </w:rPr>
            </w:pPr>
            <w:r w:rsidRPr="00F72F15">
              <w:rPr>
                <w:rFonts w:ascii="Times New Roman" w:hAnsi="Times New Roman" w:cs="Times New Roman"/>
                <w:sz w:val="24"/>
                <w:szCs w:val="24"/>
              </w:rPr>
              <w:t>Réponse :</w:t>
            </w:r>
            <w:r>
              <w:rPr>
                <w:rFonts w:ascii="Times New Roman" w:hAnsi="Times New Roman" w:cs="Times New Roman"/>
                <w:sz w:val="24"/>
                <w:szCs w:val="24"/>
              </w:rPr>
              <w:t xml:space="preserve"> Inchangée</w:t>
            </w:r>
          </w:p>
          <w:p w14:paraId="5016871E" w14:textId="73EB6E1C" w:rsidR="009805C1" w:rsidRPr="00862264" w:rsidRDefault="009805C1" w:rsidP="007F4082">
            <w:pPr>
              <w:spacing w:line="360" w:lineRule="auto"/>
              <w:rPr>
                <w:rFonts w:ascii="Times New Roman" w:hAnsi="Times New Roman" w:cs="Times New Roman"/>
                <w:sz w:val="24"/>
                <w:szCs w:val="24"/>
              </w:rPr>
            </w:pPr>
            <w:r w:rsidRPr="00862264">
              <w:rPr>
                <w:rFonts w:ascii="Times New Roman" w:hAnsi="Times New Roman" w:cs="Times New Roman"/>
                <w:sz w:val="24"/>
                <w:szCs w:val="24"/>
              </w:rPr>
              <w:t xml:space="preserve">Justification : </w:t>
            </w:r>
            <w:r w:rsidRPr="00862264">
              <w:t xml:space="preserve"> </w:t>
            </w:r>
            <w:r w:rsidRPr="00862264">
              <w:rPr>
                <w:rFonts w:ascii="Times New Roman" w:hAnsi="Times New Roman" w:cs="Times New Roman"/>
                <w:sz w:val="24"/>
                <w:szCs w:val="24"/>
              </w:rPr>
              <w:t xml:space="preserve">Je cherche tout de même à mieux comprendre la situation, je vais questionner. </w:t>
            </w:r>
            <w:del w:id="27" w:author="Lise Lecours" w:date="2024-10-30T15:34:00Z" w16du:dateUtc="2024-10-30T19:34:00Z">
              <w:r w:rsidRPr="00862264" w:rsidDel="00BC1E02">
                <w:rPr>
                  <w:rFonts w:ascii="Times New Roman" w:hAnsi="Times New Roman" w:cs="Times New Roman"/>
                  <w:sz w:val="24"/>
                  <w:szCs w:val="24"/>
                </w:rPr>
                <w:delText>Par contre</w:delText>
              </w:r>
            </w:del>
            <w:ins w:id="28" w:author="Lise Lecours" w:date="2024-10-30T15:34:00Z" w16du:dateUtc="2024-10-30T19:34:00Z">
              <w:r w:rsidR="00BC1E02" w:rsidRPr="00862264">
                <w:rPr>
                  <w:rFonts w:ascii="Times New Roman" w:hAnsi="Times New Roman" w:cs="Times New Roman"/>
                  <w:sz w:val="24"/>
                  <w:szCs w:val="24"/>
                </w:rPr>
                <w:t>Cependant</w:t>
              </w:r>
            </w:ins>
            <w:r w:rsidRPr="00862264">
              <w:rPr>
                <w:rFonts w:ascii="Times New Roman" w:hAnsi="Times New Roman" w:cs="Times New Roman"/>
                <w:sz w:val="24"/>
                <w:szCs w:val="24"/>
              </w:rPr>
              <w:t>, possiblement que je ne mettrai pas d'énergie au-delà de ce que je peux faire pour l'accompagner.</w:t>
            </w:r>
          </w:p>
        </w:tc>
      </w:tr>
      <w:tr w:rsidR="009805C1" w14:paraId="107C52A6" w14:textId="77777777" w:rsidTr="007F4082">
        <w:tc>
          <w:tcPr>
            <w:tcW w:w="8630" w:type="dxa"/>
            <w:gridSpan w:val="2"/>
          </w:tcPr>
          <w:p w14:paraId="4026183A" w14:textId="77777777" w:rsidR="009805C1" w:rsidRPr="007A3117" w:rsidRDefault="009805C1" w:rsidP="007F4082">
            <w:pPr>
              <w:spacing w:line="360" w:lineRule="auto"/>
              <w:jc w:val="center"/>
              <w:rPr>
                <w:rFonts w:ascii="Times New Roman" w:hAnsi="Times New Roman" w:cs="Times New Roman"/>
                <w:b/>
                <w:bCs/>
                <w:sz w:val="24"/>
                <w:szCs w:val="24"/>
              </w:rPr>
            </w:pPr>
            <w:r w:rsidRPr="00D67DD4">
              <w:rPr>
                <w:rFonts w:ascii="Times New Roman" w:hAnsi="Times New Roman" w:cs="Times New Roman"/>
                <w:b/>
                <w:bCs/>
                <w:sz w:val="24"/>
                <w:szCs w:val="24"/>
              </w:rPr>
              <w:t>Réponses des panélistes</w:t>
            </w:r>
          </w:p>
        </w:tc>
      </w:tr>
      <w:tr w:rsidR="009805C1" w14:paraId="5E8121F1" w14:textId="77777777" w:rsidTr="007F4082">
        <w:tc>
          <w:tcPr>
            <w:tcW w:w="8630" w:type="dxa"/>
            <w:gridSpan w:val="2"/>
          </w:tcPr>
          <w:p w14:paraId="0C7B5B29" w14:textId="77777777" w:rsidR="009805C1" w:rsidRPr="005F4083" w:rsidRDefault="009805C1" w:rsidP="007F4082">
            <w:pPr>
              <w:spacing w:line="360" w:lineRule="auto"/>
              <w:rPr>
                <w:rFonts w:ascii="Times New Roman" w:hAnsi="Times New Roman" w:cs="Times New Roman"/>
                <w:sz w:val="24"/>
                <w:szCs w:val="24"/>
                <w:u w:val="single"/>
              </w:rPr>
            </w:pPr>
            <w:r w:rsidRPr="005F4083">
              <w:rPr>
                <w:rFonts w:ascii="Times New Roman" w:hAnsi="Times New Roman" w:cs="Times New Roman"/>
                <w:sz w:val="24"/>
                <w:szCs w:val="24"/>
                <w:u w:val="single"/>
              </w:rPr>
              <w:lastRenderedPageBreak/>
              <w:t>Panéliste #1</w:t>
            </w:r>
          </w:p>
          <w:p w14:paraId="7364F7DA" w14:textId="77777777" w:rsidR="009805C1" w:rsidRPr="005F4083" w:rsidRDefault="009805C1" w:rsidP="007F4082">
            <w:pPr>
              <w:spacing w:line="360" w:lineRule="auto"/>
              <w:rPr>
                <w:rFonts w:ascii="Times New Roman" w:hAnsi="Times New Roman" w:cs="Times New Roman"/>
                <w:sz w:val="24"/>
                <w:szCs w:val="24"/>
              </w:rPr>
            </w:pPr>
            <w:r w:rsidRPr="005F4083">
              <w:rPr>
                <w:rFonts w:ascii="Times New Roman" w:hAnsi="Times New Roman" w:cs="Times New Roman"/>
                <w:sz w:val="24"/>
                <w:szCs w:val="24"/>
              </w:rPr>
              <w:t>Réponse :</w:t>
            </w:r>
            <w:r>
              <w:rPr>
                <w:rFonts w:ascii="Times New Roman" w:hAnsi="Times New Roman" w:cs="Times New Roman"/>
                <w:sz w:val="24"/>
                <w:szCs w:val="24"/>
              </w:rPr>
              <w:t xml:space="preserve"> Affaiblie </w:t>
            </w:r>
          </w:p>
          <w:p w14:paraId="03855CBC" w14:textId="77777777" w:rsidR="009805C1" w:rsidRDefault="009805C1" w:rsidP="007F4082">
            <w:pPr>
              <w:spacing w:line="360" w:lineRule="auto"/>
              <w:jc w:val="both"/>
              <w:rPr>
                <w:rFonts w:ascii="Times New Roman" w:hAnsi="Times New Roman" w:cs="Times New Roman"/>
                <w:sz w:val="24"/>
                <w:szCs w:val="24"/>
              </w:rPr>
            </w:pPr>
            <w:r w:rsidRPr="005F4083">
              <w:rPr>
                <w:rFonts w:ascii="Times New Roman" w:hAnsi="Times New Roman" w:cs="Times New Roman"/>
                <w:sz w:val="24"/>
                <w:szCs w:val="24"/>
              </w:rPr>
              <w:t>Justification :</w:t>
            </w:r>
            <w:r>
              <w:rPr>
                <w:rFonts w:ascii="Times New Roman" w:hAnsi="Times New Roman" w:cs="Times New Roman"/>
                <w:sz w:val="24"/>
                <w:szCs w:val="24"/>
              </w:rPr>
              <w:t xml:space="preserve"> </w:t>
            </w:r>
            <w:r w:rsidRPr="00E905AE">
              <w:rPr>
                <w:rFonts w:ascii="Roboto" w:hAnsi="Roboto"/>
                <w:spacing w:val="2"/>
                <w:shd w:val="clear" w:color="auto" w:fill="FFFFFF"/>
              </w:rPr>
              <w:t xml:space="preserve"> </w:t>
            </w:r>
            <w:r w:rsidRPr="00E905AE">
              <w:rPr>
                <w:rFonts w:ascii="Times New Roman" w:hAnsi="Times New Roman" w:cs="Times New Roman"/>
                <w:sz w:val="24"/>
                <w:szCs w:val="24"/>
              </w:rPr>
              <w:t>On ne laisse jamais partir quelqu'un qui a passé à travers un processus rigoureux de dotation. J'aime mieux une chaise vide qu'une chaise tiède... L'expérience employée est importante.</w:t>
            </w:r>
          </w:p>
          <w:p w14:paraId="2E435990" w14:textId="77777777" w:rsidR="009805C1" w:rsidRDefault="009805C1" w:rsidP="007F4082">
            <w:pPr>
              <w:spacing w:line="360" w:lineRule="auto"/>
              <w:jc w:val="both"/>
              <w:rPr>
                <w:rFonts w:ascii="Times New Roman" w:hAnsi="Times New Roman" w:cs="Times New Roman"/>
                <w:sz w:val="24"/>
                <w:szCs w:val="24"/>
              </w:rPr>
            </w:pPr>
          </w:p>
          <w:p w14:paraId="68CFA4CE" w14:textId="77777777" w:rsidR="009805C1" w:rsidRPr="005F4083" w:rsidRDefault="009805C1" w:rsidP="007F4082">
            <w:pPr>
              <w:spacing w:line="360" w:lineRule="auto"/>
              <w:jc w:val="both"/>
              <w:rPr>
                <w:rFonts w:ascii="Times New Roman" w:hAnsi="Times New Roman" w:cs="Times New Roman"/>
                <w:sz w:val="24"/>
                <w:szCs w:val="24"/>
                <w:u w:val="single"/>
              </w:rPr>
            </w:pPr>
            <w:r w:rsidRPr="005F4083">
              <w:rPr>
                <w:rFonts w:ascii="Times New Roman" w:hAnsi="Times New Roman" w:cs="Times New Roman"/>
                <w:sz w:val="24"/>
                <w:szCs w:val="24"/>
                <w:u w:val="single"/>
              </w:rPr>
              <w:t>Panéliste #</w:t>
            </w:r>
            <w:r>
              <w:rPr>
                <w:rFonts w:ascii="Times New Roman" w:hAnsi="Times New Roman" w:cs="Times New Roman"/>
                <w:sz w:val="24"/>
                <w:szCs w:val="24"/>
                <w:u w:val="single"/>
              </w:rPr>
              <w:t>2</w:t>
            </w:r>
          </w:p>
          <w:p w14:paraId="00F25539" w14:textId="77777777" w:rsidR="009805C1" w:rsidRPr="005F4083" w:rsidRDefault="009805C1" w:rsidP="007F4082">
            <w:pPr>
              <w:spacing w:line="360" w:lineRule="auto"/>
              <w:jc w:val="both"/>
              <w:rPr>
                <w:rFonts w:ascii="Times New Roman" w:hAnsi="Times New Roman" w:cs="Times New Roman"/>
                <w:sz w:val="24"/>
                <w:szCs w:val="24"/>
              </w:rPr>
            </w:pPr>
            <w:r w:rsidRPr="005F4083">
              <w:rPr>
                <w:rFonts w:ascii="Times New Roman" w:hAnsi="Times New Roman" w:cs="Times New Roman"/>
                <w:sz w:val="24"/>
                <w:szCs w:val="24"/>
              </w:rPr>
              <w:t>Réponse :</w:t>
            </w:r>
            <w:r>
              <w:rPr>
                <w:rFonts w:ascii="Times New Roman" w:hAnsi="Times New Roman" w:cs="Times New Roman"/>
                <w:sz w:val="24"/>
                <w:szCs w:val="24"/>
              </w:rPr>
              <w:t xml:space="preserve"> Inchangée </w:t>
            </w:r>
          </w:p>
          <w:p w14:paraId="6BBC0BC6" w14:textId="77777777" w:rsidR="009805C1" w:rsidRDefault="009805C1" w:rsidP="007F4082">
            <w:pPr>
              <w:spacing w:line="360" w:lineRule="auto"/>
              <w:jc w:val="both"/>
              <w:rPr>
                <w:rFonts w:ascii="Times New Roman" w:hAnsi="Times New Roman" w:cs="Times New Roman"/>
                <w:sz w:val="24"/>
                <w:szCs w:val="24"/>
              </w:rPr>
            </w:pPr>
            <w:r w:rsidRPr="005F4083">
              <w:rPr>
                <w:rFonts w:ascii="Times New Roman" w:hAnsi="Times New Roman" w:cs="Times New Roman"/>
                <w:sz w:val="24"/>
                <w:szCs w:val="24"/>
              </w:rPr>
              <w:t>Justification :</w:t>
            </w:r>
            <w:r>
              <w:rPr>
                <w:rFonts w:ascii="Times New Roman" w:hAnsi="Times New Roman" w:cs="Times New Roman"/>
                <w:sz w:val="24"/>
                <w:szCs w:val="24"/>
              </w:rPr>
              <w:t xml:space="preserve"> </w:t>
            </w:r>
            <w:r w:rsidRPr="006528A1">
              <w:rPr>
                <w:rFonts w:ascii="Roboto" w:hAnsi="Roboto"/>
                <w:spacing w:val="2"/>
                <w:shd w:val="clear" w:color="auto" w:fill="FFFFFF"/>
              </w:rPr>
              <w:t xml:space="preserve"> </w:t>
            </w:r>
            <w:r w:rsidRPr="006528A1">
              <w:rPr>
                <w:rFonts w:ascii="Times New Roman" w:hAnsi="Times New Roman" w:cs="Times New Roman"/>
                <w:sz w:val="24"/>
                <w:szCs w:val="24"/>
              </w:rPr>
              <w:t>Peu importe si le ou la candidat(e) était un premier choix ou un dernier choix, le traitement doit être le même. Si l'idée était de ne pas intervenir (la rencontrer dans l'immédiat), qu'il s'agisse de la bonne chose à faire ou pas, alors cela doit rester ainsi.</w:t>
            </w:r>
          </w:p>
          <w:p w14:paraId="281CA13F" w14:textId="77777777" w:rsidR="009805C1" w:rsidRDefault="009805C1" w:rsidP="007F4082">
            <w:pPr>
              <w:spacing w:line="360" w:lineRule="auto"/>
              <w:jc w:val="both"/>
              <w:rPr>
                <w:rFonts w:ascii="Times New Roman" w:hAnsi="Times New Roman" w:cs="Times New Roman"/>
                <w:sz w:val="24"/>
                <w:szCs w:val="24"/>
              </w:rPr>
            </w:pPr>
          </w:p>
          <w:p w14:paraId="6D62A5B5" w14:textId="77777777" w:rsidR="009805C1" w:rsidRPr="005F4083" w:rsidRDefault="009805C1" w:rsidP="007F4082">
            <w:pPr>
              <w:spacing w:line="360" w:lineRule="auto"/>
              <w:jc w:val="both"/>
              <w:rPr>
                <w:rFonts w:ascii="Times New Roman" w:hAnsi="Times New Roman" w:cs="Times New Roman"/>
                <w:sz w:val="24"/>
                <w:szCs w:val="24"/>
                <w:u w:val="single"/>
              </w:rPr>
            </w:pPr>
            <w:r w:rsidRPr="005F4083">
              <w:rPr>
                <w:rFonts w:ascii="Times New Roman" w:hAnsi="Times New Roman" w:cs="Times New Roman"/>
                <w:sz w:val="24"/>
                <w:szCs w:val="24"/>
                <w:u w:val="single"/>
              </w:rPr>
              <w:t>Panéliste #</w:t>
            </w:r>
            <w:r>
              <w:rPr>
                <w:rFonts w:ascii="Times New Roman" w:hAnsi="Times New Roman" w:cs="Times New Roman"/>
                <w:sz w:val="24"/>
                <w:szCs w:val="24"/>
                <w:u w:val="single"/>
              </w:rPr>
              <w:t>4</w:t>
            </w:r>
          </w:p>
          <w:p w14:paraId="7C7BF6F4" w14:textId="77777777" w:rsidR="009805C1" w:rsidRPr="005F4083" w:rsidRDefault="009805C1" w:rsidP="007F4082">
            <w:pPr>
              <w:spacing w:line="360" w:lineRule="auto"/>
              <w:jc w:val="both"/>
              <w:rPr>
                <w:rFonts w:ascii="Times New Roman" w:hAnsi="Times New Roman" w:cs="Times New Roman"/>
                <w:sz w:val="24"/>
                <w:szCs w:val="24"/>
              </w:rPr>
            </w:pPr>
            <w:r w:rsidRPr="005F4083">
              <w:rPr>
                <w:rFonts w:ascii="Times New Roman" w:hAnsi="Times New Roman" w:cs="Times New Roman"/>
                <w:sz w:val="24"/>
                <w:szCs w:val="24"/>
              </w:rPr>
              <w:t>Réponse :</w:t>
            </w:r>
            <w:r>
              <w:rPr>
                <w:rFonts w:ascii="Times New Roman" w:hAnsi="Times New Roman" w:cs="Times New Roman"/>
                <w:sz w:val="24"/>
                <w:szCs w:val="24"/>
              </w:rPr>
              <w:t xml:space="preserve"> Fortement affaiblie</w:t>
            </w:r>
          </w:p>
          <w:p w14:paraId="3ABDE58D" w14:textId="75FCDD9A" w:rsidR="009805C1" w:rsidRDefault="009805C1" w:rsidP="007F4082">
            <w:pPr>
              <w:spacing w:line="360" w:lineRule="auto"/>
              <w:jc w:val="both"/>
              <w:rPr>
                <w:rFonts w:ascii="Times New Roman" w:hAnsi="Times New Roman" w:cs="Times New Roman"/>
                <w:sz w:val="24"/>
                <w:szCs w:val="24"/>
              </w:rPr>
            </w:pPr>
            <w:r w:rsidRPr="005F4083">
              <w:rPr>
                <w:rFonts w:ascii="Times New Roman" w:hAnsi="Times New Roman" w:cs="Times New Roman"/>
                <w:sz w:val="24"/>
                <w:szCs w:val="24"/>
              </w:rPr>
              <w:t>Justification :</w:t>
            </w:r>
            <w:r w:rsidRPr="004755D3">
              <w:rPr>
                <w:rFonts w:ascii="Roboto" w:hAnsi="Roboto"/>
                <w:spacing w:val="2"/>
                <w:shd w:val="clear" w:color="auto" w:fill="FFFFFF"/>
              </w:rPr>
              <w:t xml:space="preserve"> </w:t>
            </w:r>
            <w:r w:rsidRPr="004755D3">
              <w:rPr>
                <w:rFonts w:ascii="Times New Roman" w:hAnsi="Times New Roman" w:cs="Times New Roman"/>
                <w:sz w:val="24"/>
                <w:szCs w:val="24"/>
              </w:rPr>
              <w:t xml:space="preserve">Laisser l’employée partir sans comprendre les raisons de sa décision, sous prétexte qu'elle était notre deuxième choix, reviendrait à renforcer un biais de confirmation. Il ne faut pas supposer que nos hésitations initiales expliquent son départ, car des éléments de l’environnement de travail auraient également pu poser </w:t>
            </w:r>
            <w:del w:id="29" w:author="Lise Lecours" w:date="2024-10-30T15:35:00Z" w16du:dateUtc="2024-10-30T19:35:00Z">
              <w:r w:rsidRPr="004755D3" w:rsidDel="00BC1E02">
                <w:rPr>
                  <w:rFonts w:ascii="Times New Roman" w:hAnsi="Times New Roman" w:cs="Times New Roman"/>
                  <w:sz w:val="24"/>
                  <w:szCs w:val="24"/>
                </w:rPr>
                <w:delText>problème</w:delText>
              </w:r>
            </w:del>
            <w:ins w:id="30" w:author="Lise Lecours" w:date="2024-10-30T15:35:00Z" w16du:dateUtc="2024-10-30T19:35:00Z">
              <w:r w:rsidR="00BC1E02" w:rsidRPr="004755D3">
                <w:rPr>
                  <w:rFonts w:ascii="Times New Roman" w:hAnsi="Times New Roman" w:cs="Times New Roman"/>
                  <w:sz w:val="24"/>
                  <w:szCs w:val="24"/>
                </w:rPr>
                <w:t>un problème</w:t>
              </w:r>
            </w:ins>
            <w:r w:rsidRPr="004755D3">
              <w:rPr>
                <w:rFonts w:ascii="Times New Roman" w:hAnsi="Times New Roman" w:cs="Times New Roman"/>
                <w:sz w:val="24"/>
                <w:szCs w:val="24"/>
              </w:rPr>
              <w:t xml:space="preserve"> à notre premier choix.</w:t>
            </w:r>
          </w:p>
          <w:p w14:paraId="221C3641" w14:textId="77777777" w:rsidR="009805C1" w:rsidRDefault="009805C1" w:rsidP="007F4082">
            <w:pPr>
              <w:spacing w:line="360" w:lineRule="auto"/>
              <w:rPr>
                <w:rFonts w:ascii="Times New Roman" w:hAnsi="Times New Roman" w:cs="Times New Roman"/>
                <w:sz w:val="24"/>
                <w:szCs w:val="24"/>
              </w:rPr>
            </w:pPr>
          </w:p>
          <w:p w14:paraId="2F5A21E6" w14:textId="77777777" w:rsidR="009805C1" w:rsidRPr="005F4083" w:rsidRDefault="009805C1" w:rsidP="007F4082">
            <w:pPr>
              <w:spacing w:line="360" w:lineRule="auto"/>
              <w:rPr>
                <w:rFonts w:ascii="Times New Roman" w:hAnsi="Times New Roman" w:cs="Times New Roman"/>
                <w:sz w:val="24"/>
                <w:szCs w:val="24"/>
                <w:u w:val="single"/>
              </w:rPr>
            </w:pPr>
            <w:r w:rsidRPr="005F4083">
              <w:rPr>
                <w:rFonts w:ascii="Times New Roman" w:hAnsi="Times New Roman" w:cs="Times New Roman"/>
                <w:sz w:val="24"/>
                <w:szCs w:val="24"/>
                <w:u w:val="single"/>
              </w:rPr>
              <w:t>Panéliste #</w:t>
            </w:r>
            <w:r>
              <w:rPr>
                <w:rFonts w:ascii="Times New Roman" w:hAnsi="Times New Roman" w:cs="Times New Roman"/>
                <w:sz w:val="24"/>
                <w:szCs w:val="24"/>
                <w:u w:val="single"/>
              </w:rPr>
              <w:t>5</w:t>
            </w:r>
          </w:p>
          <w:p w14:paraId="2FD33691" w14:textId="77777777" w:rsidR="009805C1" w:rsidRDefault="009805C1" w:rsidP="007F4082">
            <w:pPr>
              <w:spacing w:line="360" w:lineRule="auto"/>
              <w:rPr>
                <w:rFonts w:ascii="Times New Roman" w:hAnsi="Times New Roman" w:cs="Times New Roman"/>
                <w:sz w:val="24"/>
                <w:szCs w:val="24"/>
              </w:rPr>
            </w:pPr>
            <w:r w:rsidRPr="005F4083">
              <w:rPr>
                <w:rFonts w:ascii="Times New Roman" w:hAnsi="Times New Roman" w:cs="Times New Roman"/>
                <w:sz w:val="24"/>
                <w:szCs w:val="24"/>
              </w:rPr>
              <w:t>Réponse</w:t>
            </w:r>
            <w:r>
              <w:rPr>
                <w:rFonts w:ascii="Times New Roman" w:hAnsi="Times New Roman" w:cs="Times New Roman"/>
                <w:sz w:val="24"/>
                <w:szCs w:val="24"/>
              </w:rPr>
              <w:t xml:space="preserve"> : Affaiblie </w:t>
            </w:r>
          </w:p>
          <w:p w14:paraId="54E1337D" w14:textId="77777777" w:rsidR="009805C1" w:rsidRPr="00B338C9"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 xml:space="preserve">Justification : </w:t>
            </w:r>
            <w:r w:rsidRPr="001553EB">
              <w:rPr>
                <w:rFonts w:ascii="Roboto" w:hAnsi="Roboto"/>
                <w:spacing w:val="2"/>
                <w:shd w:val="clear" w:color="auto" w:fill="FFFFFF"/>
              </w:rPr>
              <w:t xml:space="preserve"> </w:t>
            </w:r>
            <w:r w:rsidRPr="001553EB">
              <w:rPr>
                <w:rFonts w:ascii="Times New Roman" w:hAnsi="Times New Roman" w:cs="Times New Roman"/>
                <w:sz w:val="24"/>
                <w:szCs w:val="24"/>
              </w:rPr>
              <w:t>Il faut être correct avec le comité recrutement, si elle a été choisie, il y a des raisons et trop de jugement ne sert plus à rien</w:t>
            </w:r>
          </w:p>
        </w:tc>
      </w:tr>
      <w:tr w:rsidR="009805C1" w14:paraId="6BB66AD0" w14:textId="77777777" w:rsidTr="007F4082">
        <w:tc>
          <w:tcPr>
            <w:tcW w:w="8630" w:type="dxa"/>
            <w:gridSpan w:val="2"/>
          </w:tcPr>
          <w:p w14:paraId="1B000B18" w14:textId="77777777" w:rsidR="009805C1" w:rsidRPr="007A3117" w:rsidRDefault="009805C1" w:rsidP="007F4082">
            <w:pPr>
              <w:spacing w:line="360" w:lineRule="auto"/>
              <w:jc w:val="center"/>
              <w:rPr>
                <w:rFonts w:ascii="Times New Roman" w:hAnsi="Times New Roman" w:cs="Times New Roman"/>
                <w:b/>
                <w:bCs/>
                <w:sz w:val="24"/>
                <w:szCs w:val="24"/>
              </w:rPr>
            </w:pPr>
            <w:r w:rsidRPr="007A3117">
              <w:rPr>
                <w:rFonts w:ascii="Times New Roman" w:hAnsi="Times New Roman" w:cs="Times New Roman"/>
                <w:b/>
                <w:bCs/>
                <w:sz w:val="24"/>
                <w:szCs w:val="24"/>
              </w:rPr>
              <w:t>Scénario 4</w:t>
            </w:r>
          </w:p>
        </w:tc>
      </w:tr>
      <w:tr w:rsidR="009805C1" w14:paraId="1D7DF926" w14:textId="77777777" w:rsidTr="007F4082">
        <w:tc>
          <w:tcPr>
            <w:tcW w:w="4315" w:type="dxa"/>
          </w:tcPr>
          <w:p w14:paraId="502C9842"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Si vous pensiez à …</w:t>
            </w:r>
          </w:p>
        </w:tc>
        <w:tc>
          <w:tcPr>
            <w:tcW w:w="4315" w:type="dxa"/>
          </w:tcPr>
          <w:p w14:paraId="59DA0EFE"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Et qu’alors vous … </w:t>
            </w:r>
          </w:p>
        </w:tc>
      </w:tr>
      <w:tr w:rsidR="009805C1" w14:paraId="1AE7C150" w14:textId="77777777" w:rsidTr="007F4082">
        <w:tc>
          <w:tcPr>
            <w:tcW w:w="4315" w:type="dxa"/>
          </w:tcPr>
          <w:p w14:paraId="04CBD63D" w14:textId="77777777" w:rsidR="009805C1" w:rsidRDefault="009805C1" w:rsidP="007F4082">
            <w:pPr>
              <w:spacing w:line="360" w:lineRule="auto"/>
              <w:jc w:val="both"/>
              <w:rPr>
                <w:rFonts w:ascii="Times New Roman" w:hAnsi="Times New Roman" w:cs="Times New Roman"/>
                <w:sz w:val="24"/>
                <w:szCs w:val="24"/>
              </w:rPr>
            </w:pPr>
            <w:r w:rsidRPr="00713159">
              <w:rPr>
                <w:rFonts w:ascii="Times New Roman" w:hAnsi="Times New Roman" w:cs="Times New Roman"/>
                <w:sz w:val="24"/>
                <w:szCs w:val="24"/>
              </w:rPr>
              <w:t>L’appeler après son départ pour planifier une rencontre dans le but de discuter de la situation.</w:t>
            </w:r>
          </w:p>
        </w:tc>
        <w:tc>
          <w:tcPr>
            <w:tcW w:w="4315" w:type="dxa"/>
          </w:tcPr>
          <w:p w14:paraId="1AE694D0" w14:textId="77777777" w:rsidR="009805C1" w:rsidRDefault="009805C1" w:rsidP="007F4082">
            <w:pPr>
              <w:spacing w:line="360" w:lineRule="auto"/>
              <w:jc w:val="both"/>
              <w:rPr>
                <w:rFonts w:ascii="Times New Roman" w:hAnsi="Times New Roman" w:cs="Times New Roman"/>
                <w:sz w:val="24"/>
                <w:szCs w:val="24"/>
              </w:rPr>
            </w:pPr>
            <w:r w:rsidRPr="009C6700">
              <w:rPr>
                <w:rFonts w:ascii="Times New Roman" w:hAnsi="Times New Roman" w:cs="Times New Roman"/>
                <w:sz w:val="24"/>
                <w:szCs w:val="24"/>
              </w:rPr>
              <w:t>Avez observé sa fermeture lors de son départ et les larmes sur son visage.</w:t>
            </w:r>
          </w:p>
        </w:tc>
      </w:tr>
      <w:tr w:rsidR="009805C1" w14:paraId="56A70D8D" w14:textId="77777777" w:rsidTr="007F4082">
        <w:tc>
          <w:tcPr>
            <w:tcW w:w="8630" w:type="dxa"/>
            <w:gridSpan w:val="2"/>
          </w:tcPr>
          <w:p w14:paraId="47EFD40F" w14:textId="77777777" w:rsidR="009805C1" w:rsidRPr="00C4112A" w:rsidRDefault="009805C1" w:rsidP="007F4082">
            <w:pPr>
              <w:spacing w:line="360" w:lineRule="auto"/>
              <w:jc w:val="center"/>
              <w:rPr>
                <w:rFonts w:ascii="Times New Roman" w:hAnsi="Times New Roman" w:cs="Times New Roman"/>
                <w:b/>
                <w:bCs/>
                <w:sz w:val="24"/>
                <w:szCs w:val="24"/>
              </w:rPr>
            </w:pPr>
            <w:r w:rsidRPr="00C4112A">
              <w:rPr>
                <w:rFonts w:ascii="Times New Roman" w:hAnsi="Times New Roman" w:cs="Times New Roman"/>
                <w:b/>
                <w:bCs/>
                <w:sz w:val="24"/>
                <w:szCs w:val="24"/>
              </w:rPr>
              <w:t>Échelle de Likert</w:t>
            </w:r>
          </w:p>
        </w:tc>
      </w:tr>
      <w:tr w:rsidR="009805C1" w14:paraId="161D50F0" w14:textId="77777777" w:rsidTr="007F4082">
        <w:tc>
          <w:tcPr>
            <w:tcW w:w="8630" w:type="dxa"/>
            <w:gridSpan w:val="2"/>
          </w:tcPr>
          <w:p w14:paraId="61BFCCB6" w14:textId="77777777" w:rsidR="009805C1" w:rsidRPr="001D60AE" w:rsidRDefault="009805C1" w:rsidP="007F4082">
            <w:pPr>
              <w:spacing w:line="360" w:lineRule="auto"/>
              <w:rPr>
                <w:rFonts w:ascii="Times New Roman" w:hAnsi="Times New Roman" w:cs="Times New Roman"/>
                <w:sz w:val="24"/>
                <w:szCs w:val="24"/>
              </w:rPr>
            </w:pPr>
            <w:r w:rsidRPr="001D60AE">
              <w:rPr>
                <w:rFonts w:ascii="Times New Roman" w:hAnsi="Times New Roman" w:cs="Times New Roman"/>
                <w:sz w:val="24"/>
                <w:szCs w:val="24"/>
              </w:rPr>
              <w:lastRenderedPageBreak/>
              <w:t>Votre hypothèse ou option en est :</w:t>
            </w:r>
          </w:p>
        </w:tc>
      </w:tr>
      <w:tr w:rsidR="009805C1" w14:paraId="19AC6EA0" w14:textId="77777777" w:rsidTr="007F4082">
        <w:tc>
          <w:tcPr>
            <w:tcW w:w="8630" w:type="dxa"/>
            <w:gridSpan w:val="2"/>
          </w:tcPr>
          <w:p w14:paraId="7DB6D376"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 xml:space="preserve">Fortement affaiblie </w:t>
            </w:r>
          </w:p>
          <w:p w14:paraId="69DB529F"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Affaiblie</w:t>
            </w:r>
          </w:p>
          <w:p w14:paraId="1DFD883D"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Inchangée</w:t>
            </w:r>
          </w:p>
          <w:p w14:paraId="226043E9"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sidRPr="003335D1">
              <w:rPr>
                <w:rFonts w:ascii="Times New Roman" w:hAnsi="Times New Roman" w:cs="Times New Roman"/>
                <w:sz w:val="24"/>
                <w:szCs w:val="24"/>
              </w:rPr>
              <w:t>Renforcée</w:t>
            </w:r>
          </w:p>
          <w:p w14:paraId="6219FA83" w14:textId="77777777" w:rsidR="009805C1" w:rsidRPr="003335D1" w:rsidRDefault="009805C1" w:rsidP="009805C1">
            <w:pPr>
              <w:pStyle w:val="Paragraphedeliste"/>
              <w:numPr>
                <w:ilvl w:val="0"/>
                <w:numId w:val="15"/>
              </w:numPr>
              <w:spacing w:line="360" w:lineRule="auto"/>
              <w:rPr>
                <w:rFonts w:ascii="Times New Roman" w:hAnsi="Times New Roman" w:cs="Times New Roman"/>
                <w:b/>
                <w:bCs/>
                <w:sz w:val="24"/>
                <w:szCs w:val="24"/>
              </w:rPr>
            </w:pPr>
            <w:r w:rsidRPr="003335D1">
              <w:rPr>
                <w:rFonts w:ascii="Times New Roman" w:hAnsi="Times New Roman" w:cs="Times New Roman"/>
                <w:sz w:val="24"/>
                <w:szCs w:val="24"/>
              </w:rPr>
              <w:t>Fortement renforcée</w:t>
            </w:r>
          </w:p>
        </w:tc>
      </w:tr>
      <w:tr w:rsidR="009805C1" w14:paraId="7232CBCD" w14:textId="77777777" w:rsidTr="007F4082">
        <w:tc>
          <w:tcPr>
            <w:tcW w:w="8630" w:type="dxa"/>
            <w:gridSpan w:val="2"/>
          </w:tcPr>
          <w:p w14:paraId="071CAD58" w14:textId="77777777" w:rsidR="009805C1" w:rsidRPr="00D67DD4"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 anticipée par l’experte de contenu</w:t>
            </w:r>
          </w:p>
        </w:tc>
      </w:tr>
      <w:tr w:rsidR="009805C1" w14:paraId="02791345" w14:textId="77777777" w:rsidTr="007F4082">
        <w:tc>
          <w:tcPr>
            <w:tcW w:w="8630" w:type="dxa"/>
            <w:gridSpan w:val="2"/>
          </w:tcPr>
          <w:p w14:paraId="21C17894" w14:textId="77777777" w:rsidR="009805C1" w:rsidRPr="005F4083" w:rsidRDefault="009805C1" w:rsidP="007F4082">
            <w:pPr>
              <w:spacing w:line="360" w:lineRule="auto"/>
              <w:rPr>
                <w:rFonts w:ascii="Times New Roman" w:hAnsi="Times New Roman" w:cs="Times New Roman"/>
                <w:sz w:val="24"/>
                <w:szCs w:val="24"/>
              </w:rPr>
            </w:pPr>
            <w:r w:rsidRPr="005F4083">
              <w:rPr>
                <w:rFonts w:ascii="Times New Roman" w:hAnsi="Times New Roman" w:cs="Times New Roman"/>
                <w:sz w:val="24"/>
                <w:szCs w:val="24"/>
              </w:rPr>
              <w:t>Réponse :</w:t>
            </w:r>
            <w:r>
              <w:rPr>
                <w:rFonts w:ascii="Times New Roman" w:hAnsi="Times New Roman" w:cs="Times New Roman"/>
                <w:sz w:val="24"/>
                <w:szCs w:val="24"/>
              </w:rPr>
              <w:t xml:space="preserve"> Renforcée</w:t>
            </w:r>
          </w:p>
          <w:p w14:paraId="163B780C" w14:textId="30621EFE" w:rsidR="009805C1" w:rsidRPr="00CC3124" w:rsidRDefault="009805C1" w:rsidP="007F4082">
            <w:pPr>
              <w:spacing w:line="360" w:lineRule="auto"/>
              <w:rPr>
                <w:rFonts w:ascii="Times New Roman" w:hAnsi="Times New Roman" w:cs="Times New Roman"/>
                <w:sz w:val="24"/>
                <w:szCs w:val="24"/>
              </w:rPr>
            </w:pPr>
            <w:r w:rsidRPr="005F4083">
              <w:rPr>
                <w:rFonts w:ascii="Times New Roman" w:hAnsi="Times New Roman" w:cs="Times New Roman"/>
                <w:sz w:val="24"/>
                <w:szCs w:val="24"/>
              </w:rPr>
              <w:t>Justification :</w:t>
            </w:r>
            <w:r>
              <w:rPr>
                <w:rFonts w:ascii="Times New Roman" w:hAnsi="Times New Roman" w:cs="Times New Roman"/>
                <w:sz w:val="24"/>
                <w:szCs w:val="24"/>
              </w:rPr>
              <w:t xml:space="preserve"> </w:t>
            </w:r>
            <w:r w:rsidRPr="00A06537">
              <w:rPr>
                <w:rFonts w:ascii="Roboto" w:hAnsi="Roboto"/>
                <w:spacing w:val="2"/>
                <w:shd w:val="clear" w:color="auto" w:fill="FFFFFF"/>
              </w:rPr>
              <w:t xml:space="preserve"> </w:t>
            </w:r>
            <w:r w:rsidRPr="00EF3E49">
              <w:rPr>
                <w:rFonts w:ascii="Roboto" w:hAnsi="Roboto"/>
                <w:spacing w:val="2"/>
                <w:shd w:val="clear" w:color="auto" w:fill="FFFFFF"/>
              </w:rPr>
              <w:t xml:space="preserve"> </w:t>
            </w:r>
            <w:r w:rsidRPr="00EF3E49">
              <w:rPr>
                <w:rFonts w:ascii="Times New Roman" w:hAnsi="Times New Roman" w:cs="Times New Roman"/>
                <w:sz w:val="24"/>
                <w:szCs w:val="24"/>
              </w:rPr>
              <w:t>Je veux m'assurer que l'employé est dans un état adéquat pour se rendre chez elle. Si fermeture il y a, je ne forcerai pas la chose</w:t>
            </w:r>
            <w:r>
              <w:rPr>
                <w:rFonts w:ascii="Times New Roman" w:hAnsi="Times New Roman" w:cs="Times New Roman"/>
                <w:sz w:val="24"/>
                <w:szCs w:val="24"/>
              </w:rPr>
              <w:t>,</w:t>
            </w:r>
            <w:r w:rsidRPr="00EF3E49">
              <w:rPr>
                <w:rFonts w:ascii="Times New Roman" w:hAnsi="Times New Roman" w:cs="Times New Roman"/>
                <w:sz w:val="24"/>
                <w:szCs w:val="24"/>
              </w:rPr>
              <w:t xml:space="preserve"> mais je serai soucieuse de son état et bien sûr ouverte à comprendre la situation et identifier un déclencheur potentiel.</w:t>
            </w:r>
          </w:p>
        </w:tc>
      </w:tr>
      <w:tr w:rsidR="009805C1" w14:paraId="5D640691" w14:textId="77777777" w:rsidTr="007F4082">
        <w:tc>
          <w:tcPr>
            <w:tcW w:w="8630" w:type="dxa"/>
            <w:gridSpan w:val="2"/>
          </w:tcPr>
          <w:p w14:paraId="79E4E64D" w14:textId="77777777" w:rsidR="009805C1" w:rsidRPr="00D67DD4" w:rsidRDefault="009805C1" w:rsidP="007F4082">
            <w:pPr>
              <w:spacing w:line="360" w:lineRule="auto"/>
              <w:jc w:val="center"/>
              <w:rPr>
                <w:rFonts w:ascii="Times New Roman" w:hAnsi="Times New Roman" w:cs="Times New Roman"/>
                <w:b/>
                <w:bCs/>
                <w:sz w:val="24"/>
                <w:szCs w:val="24"/>
              </w:rPr>
            </w:pPr>
            <w:r w:rsidRPr="00D67DD4">
              <w:rPr>
                <w:rFonts w:ascii="Times New Roman" w:hAnsi="Times New Roman" w:cs="Times New Roman"/>
                <w:b/>
                <w:bCs/>
                <w:sz w:val="24"/>
                <w:szCs w:val="24"/>
              </w:rPr>
              <w:t>Réponses des panélistes</w:t>
            </w:r>
          </w:p>
        </w:tc>
      </w:tr>
      <w:tr w:rsidR="009805C1" w14:paraId="35626639" w14:textId="77777777" w:rsidTr="007F4082">
        <w:tc>
          <w:tcPr>
            <w:tcW w:w="8630" w:type="dxa"/>
            <w:gridSpan w:val="2"/>
          </w:tcPr>
          <w:p w14:paraId="615CDD7D" w14:textId="77777777" w:rsidR="009805C1" w:rsidRPr="005F4083" w:rsidRDefault="009805C1" w:rsidP="007F4082">
            <w:pPr>
              <w:spacing w:line="360" w:lineRule="auto"/>
              <w:rPr>
                <w:rFonts w:ascii="Times New Roman" w:hAnsi="Times New Roman" w:cs="Times New Roman"/>
                <w:sz w:val="24"/>
                <w:szCs w:val="24"/>
                <w:u w:val="single"/>
              </w:rPr>
            </w:pPr>
            <w:r w:rsidRPr="005F4083">
              <w:rPr>
                <w:rFonts w:ascii="Times New Roman" w:hAnsi="Times New Roman" w:cs="Times New Roman"/>
                <w:sz w:val="24"/>
                <w:szCs w:val="24"/>
                <w:u w:val="single"/>
              </w:rPr>
              <w:t>Panéliste #1</w:t>
            </w:r>
          </w:p>
          <w:p w14:paraId="42A9E511" w14:textId="77777777" w:rsidR="009805C1" w:rsidRPr="005F4083" w:rsidRDefault="009805C1" w:rsidP="007F4082">
            <w:pPr>
              <w:spacing w:line="360" w:lineRule="auto"/>
              <w:jc w:val="both"/>
              <w:rPr>
                <w:rFonts w:ascii="Times New Roman" w:hAnsi="Times New Roman" w:cs="Times New Roman"/>
                <w:sz w:val="24"/>
                <w:szCs w:val="24"/>
              </w:rPr>
            </w:pPr>
            <w:r w:rsidRPr="005F4083">
              <w:rPr>
                <w:rFonts w:ascii="Times New Roman" w:hAnsi="Times New Roman" w:cs="Times New Roman"/>
                <w:sz w:val="24"/>
                <w:szCs w:val="24"/>
              </w:rPr>
              <w:t>Réponse :</w:t>
            </w:r>
            <w:r>
              <w:rPr>
                <w:rFonts w:ascii="Times New Roman" w:hAnsi="Times New Roman" w:cs="Times New Roman"/>
                <w:sz w:val="24"/>
                <w:szCs w:val="24"/>
              </w:rPr>
              <w:t xml:space="preserve"> Inchangée</w:t>
            </w:r>
          </w:p>
          <w:p w14:paraId="0AC5A328" w14:textId="77777777" w:rsidR="009805C1" w:rsidRDefault="009805C1" w:rsidP="007F4082">
            <w:pPr>
              <w:spacing w:line="360" w:lineRule="auto"/>
              <w:jc w:val="both"/>
              <w:rPr>
                <w:rFonts w:ascii="Times New Roman" w:hAnsi="Times New Roman" w:cs="Times New Roman"/>
                <w:sz w:val="24"/>
                <w:szCs w:val="24"/>
              </w:rPr>
            </w:pPr>
            <w:r w:rsidRPr="005F4083">
              <w:rPr>
                <w:rFonts w:ascii="Times New Roman" w:hAnsi="Times New Roman" w:cs="Times New Roman"/>
                <w:sz w:val="24"/>
                <w:szCs w:val="24"/>
              </w:rPr>
              <w:t>Justification :</w:t>
            </w:r>
            <w:r w:rsidRPr="00717C98">
              <w:rPr>
                <w:rFonts w:ascii="Roboto" w:hAnsi="Roboto"/>
                <w:spacing w:val="2"/>
                <w:shd w:val="clear" w:color="auto" w:fill="FFFFFF"/>
              </w:rPr>
              <w:t xml:space="preserve"> </w:t>
            </w:r>
            <w:r w:rsidRPr="009F4F7F">
              <w:rPr>
                <w:rFonts w:ascii="Roboto" w:hAnsi="Roboto"/>
                <w:spacing w:val="2"/>
                <w:shd w:val="clear" w:color="auto" w:fill="FFFFFF"/>
              </w:rPr>
              <w:t xml:space="preserve"> </w:t>
            </w:r>
            <w:r w:rsidRPr="009F4F7F">
              <w:rPr>
                <w:rFonts w:ascii="Times New Roman" w:hAnsi="Times New Roman" w:cs="Times New Roman"/>
                <w:sz w:val="24"/>
                <w:szCs w:val="24"/>
              </w:rPr>
              <w:t>Je vais vouloir boucler la boucle avec cette candidature. On ne laisse pas quelqu'un en détresse comme ça.</w:t>
            </w:r>
          </w:p>
          <w:p w14:paraId="5B10F12C" w14:textId="77777777" w:rsidR="009805C1" w:rsidRDefault="009805C1" w:rsidP="007F4082">
            <w:pPr>
              <w:spacing w:line="360" w:lineRule="auto"/>
              <w:rPr>
                <w:rFonts w:ascii="Times New Roman" w:hAnsi="Times New Roman" w:cs="Times New Roman"/>
                <w:sz w:val="24"/>
                <w:szCs w:val="24"/>
              </w:rPr>
            </w:pPr>
          </w:p>
          <w:p w14:paraId="3401154E" w14:textId="77777777" w:rsidR="009805C1" w:rsidRPr="005F4083" w:rsidRDefault="009805C1" w:rsidP="007F4082">
            <w:pPr>
              <w:spacing w:line="360" w:lineRule="auto"/>
              <w:rPr>
                <w:rFonts w:ascii="Times New Roman" w:hAnsi="Times New Roman" w:cs="Times New Roman"/>
                <w:sz w:val="24"/>
                <w:szCs w:val="24"/>
                <w:u w:val="single"/>
              </w:rPr>
            </w:pPr>
            <w:r w:rsidRPr="005F4083">
              <w:rPr>
                <w:rFonts w:ascii="Times New Roman" w:hAnsi="Times New Roman" w:cs="Times New Roman"/>
                <w:sz w:val="24"/>
                <w:szCs w:val="24"/>
                <w:u w:val="single"/>
              </w:rPr>
              <w:t>Panéliste #</w:t>
            </w:r>
            <w:r>
              <w:rPr>
                <w:rFonts w:ascii="Times New Roman" w:hAnsi="Times New Roman" w:cs="Times New Roman"/>
                <w:sz w:val="24"/>
                <w:szCs w:val="24"/>
                <w:u w:val="single"/>
              </w:rPr>
              <w:t>2</w:t>
            </w:r>
          </w:p>
          <w:p w14:paraId="289B0F87" w14:textId="77777777" w:rsidR="009805C1" w:rsidRPr="005F4083" w:rsidRDefault="009805C1" w:rsidP="007F4082">
            <w:pPr>
              <w:spacing w:line="360" w:lineRule="auto"/>
              <w:rPr>
                <w:rFonts w:ascii="Times New Roman" w:hAnsi="Times New Roman" w:cs="Times New Roman"/>
                <w:sz w:val="24"/>
                <w:szCs w:val="24"/>
              </w:rPr>
            </w:pPr>
            <w:r w:rsidRPr="005F4083">
              <w:rPr>
                <w:rFonts w:ascii="Times New Roman" w:hAnsi="Times New Roman" w:cs="Times New Roman"/>
                <w:sz w:val="24"/>
                <w:szCs w:val="24"/>
              </w:rPr>
              <w:t>Réponse :</w:t>
            </w:r>
            <w:r>
              <w:rPr>
                <w:rFonts w:ascii="Times New Roman" w:hAnsi="Times New Roman" w:cs="Times New Roman"/>
                <w:sz w:val="24"/>
                <w:szCs w:val="24"/>
              </w:rPr>
              <w:t xml:space="preserve"> Fortement renforcée</w:t>
            </w:r>
          </w:p>
          <w:p w14:paraId="5FAF7EBD" w14:textId="77777777" w:rsidR="009805C1" w:rsidRPr="00005BE3" w:rsidRDefault="009805C1" w:rsidP="007F4082">
            <w:pPr>
              <w:spacing w:line="360" w:lineRule="auto"/>
              <w:jc w:val="both"/>
              <w:rPr>
                <w:rFonts w:ascii="Times New Roman" w:hAnsi="Times New Roman" w:cs="Times New Roman"/>
                <w:sz w:val="24"/>
                <w:szCs w:val="24"/>
              </w:rPr>
            </w:pPr>
            <w:r w:rsidRPr="00005BE3">
              <w:rPr>
                <w:rFonts w:ascii="Times New Roman" w:hAnsi="Times New Roman" w:cs="Times New Roman"/>
                <w:sz w:val="24"/>
                <w:szCs w:val="24"/>
              </w:rPr>
              <w:t>Justification :</w:t>
            </w:r>
            <w:r w:rsidRPr="00005BE3">
              <w:rPr>
                <w:rFonts w:ascii="Times New Roman" w:hAnsi="Times New Roman" w:cs="Times New Roman"/>
                <w:spacing w:val="2"/>
                <w:sz w:val="24"/>
                <w:szCs w:val="24"/>
                <w:shd w:val="clear" w:color="auto" w:fill="FFFFFF"/>
              </w:rPr>
              <w:t xml:space="preserve"> </w:t>
            </w:r>
            <w:r w:rsidRPr="00005BE3">
              <w:rPr>
                <w:rFonts w:ascii="Times New Roman" w:hAnsi="Times New Roman" w:cs="Times New Roman"/>
                <w:sz w:val="24"/>
                <w:szCs w:val="24"/>
              </w:rPr>
              <w:t xml:space="preserve"> </w:t>
            </w:r>
            <w:r w:rsidRPr="00005BE3">
              <w:rPr>
                <w:rFonts w:ascii="Times New Roman" w:hAnsi="Times New Roman" w:cs="Times New Roman"/>
                <w:spacing w:val="2"/>
                <w:sz w:val="24"/>
                <w:szCs w:val="24"/>
                <w:shd w:val="clear" w:color="auto" w:fill="FFFFFF"/>
              </w:rPr>
              <w:t>Il est important de rapidement revenir sur la situation pour comprendre quelles sont les raisons de sa fermeture et qu'est-ce qui la rend émotive. Plus vite la situation sera abordée, plus vite il sera possible de trouver des solutions et elle sentira que nous l'accompagnons.</w:t>
            </w:r>
          </w:p>
          <w:p w14:paraId="6A9E0A8D" w14:textId="77777777" w:rsidR="009805C1" w:rsidRDefault="009805C1" w:rsidP="007F4082">
            <w:pPr>
              <w:spacing w:line="360" w:lineRule="auto"/>
              <w:rPr>
                <w:rFonts w:ascii="Times New Roman" w:hAnsi="Times New Roman" w:cs="Times New Roman"/>
                <w:sz w:val="24"/>
                <w:szCs w:val="24"/>
              </w:rPr>
            </w:pPr>
          </w:p>
          <w:p w14:paraId="4C07A0A8" w14:textId="77777777" w:rsidR="009805C1" w:rsidRPr="005F4083" w:rsidRDefault="009805C1" w:rsidP="007F4082">
            <w:pPr>
              <w:spacing w:line="360" w:lineRule="auto"/>
              <w:rPr>
                <w:rFonts w:ascii="Times New Roman" w:hAnsi="Times New Roman" w:cs="Times New Roman"/>
                <w:sz w:val="24"/>
                <w:szCs w:val="24"/>
                <w:u w:val="single"/>
              </w:rPr>
            </w:pPr>
            <w:r w:rsidRPr="005F4083">
              <w:rPr>
                <w:rFonts w:ascii="Times New Roman" w:hAnsi="Times New Roman" w:cs="Times New Roman"/>
                <w:sz w:val="24"/>
                <w:szCs w:val="24"/>
                <w:u w:val="single"/>
              </w:rPr>
              <w:t>Panéliste #</w:t>
            </w:r>
            <w:r>
              <w:rPr>
                <w:rFonts w:ascii="Times New Roman" w:hAnsi="Times New Roman" w:cs="Times New Roman"/>
                <w:sz w:val="24"/>
                <w:szCs w:val="24"/>
                <w:u w:val="single"/>
              </w:rPr>
              <w:t>4</w:t>
            </w:r>
          </w:p>
          <w:p w14:paraId="5BAB3A46" w14:textId="77777777" w:rsidR="009805C1" w:rsidRPr="005F4083" w:rsidRDefault="009805C1" w:rsidP="007F4082">
            <w:pPr>
              <w:spacing w:line="360" w:lineRule="auto"/>
              <w:rPr>
                <w:rFonts w:ascii="Times New Roman" w:hAnsi="Times New Roman" w:cs="Times New Roman"/>
                <w:sz w:val="24"/>
                <w:szCs w:val="24"/>
              </w:rPr>
            </w:pPr>
            <w:r w:rsidRPr="005F4083">
              <w:rPr>
                <w:rFonts w:ascii="Times New Roman" w:hAnsi="Times New Roman" w:cs="Times New Roman"/>
                <w:sz w:val="24"/>
                <w:szCs w:val="24"/>
              </w:rPr>
              <w:t>Réponse :</w:t>
            </w:r>
            <w:r>
              <w:rPr>
                <w:rFonts w:ascii="Times New Roman" w:hAnsi="Times New Roman" w:cs="Times New Roman"/>
                <w:sz w:val="24"/>
                <w:szCs w:val="24"/>
              </w:rPr>
              <w:t xml:space="preserve"> Affaiblie</w:t>
            </w:r>
          </w:p>
          <w:p w14:paraId="52E78930" w14:textId="77777777" w:rsidR="009805C1" w:rsidRDefault="009805C1" w:rsidP="007F4082">
            <w:pPr>
              <w:spacing w:line="360" w:lineRule="auto"/>
              <w:rPr>
                <w:rFonts w:ascii="Times New Roman" w:hAnsi="Times New Roman" w:cs="Times New Roman"/>
                <w:sz w:val="24"/>
                <w:szCs w:val="24"/>
              </w:rPr>
            </w:pPr>
            <w:r w:rsidRPr="005F4083">
              <w:rPr>
                <w:rFonts w:ascii="Times New Roman" w:hAnsi="Times New Roman" w:cs="Times New Roman"/>
                <w:sz w:val="24"/>
                <w:szCs w:val="24"/>
              </w:rPr>
              <w:t>Justification :</w:t>
            </w:r>
            <w:r w:rsidRPr="00AB614C">
              <w:rPr>
                <w:rFonts w:ascii="Roboto" w:hAnsi="Roboto"/>
                <w:spacing w:val="2"/>
                <w:shd w:val="clear" w:color="auto" w:fill="FFFFFF"/>
              </w:rPr>
              <w:t xml:space="preserve"> </w:t>
            </w:r>
            <w:r w:rsidRPr="00140DB5">
              <w:rPr>
                <w:rFonts w:ascii="Roboto" w:hAnsi="Roboto"/>
                <w:spacing w:val="2"/>
                <w:shd w:val="clear" w:color="auto" w:fill="FFFFFF"/>
              </w:rPr>
              <w:t xml:space="preserve"> </w:t>
            </w:r>
            <w:r w:rsidRPr="00140DB5">
              <w:rPr>
                <w:rFonts w:ascii="Times New Roman" w:hAnsi="Times New Roman" w:cs="Times New Roman"/>
                <w:sz w:val="24"/>
                <w:szCs w:val="24"/>
              </w:rPr>
              <w:t>Même si l’employée semble fermée et pleure, il est important de la rencontrer pour comprendre les raisons de son état. En faisant preuve d’ouverture et d’empathie, elle pourrait être disposée à parler, et si ce n'est pas le cas, lui proposer une discussion le lendemain serait plus judicieux que de supposer qu’elle n’est pas en état de s’exprimer.</w:t>
            </w:r>
          </w:p>
          <w:p w14:paraId="1786D6A6" w14:textId="77777777" w:rsidR="009805C1" w:rsidRPr="005F4083" w:rsidRDefault="009805C1" w:rsidP="007F4082">
            <w:pPr>
              <w:spacing w:line="360" w:lineRule="auto"/>
              <w:rPr>
                <w:rFonts w:ascii="Times New Roman" w:hAnsi="Times New Roman" w:cs="Times New Roman"/>
                <w:sz w:val="24"/>
                <w:szCs w:val="24"/>
                <w:u w:val="single"/>
              </w:rPr>
            </w:pPr>
            <w:r w:rsidRPr="005F4083">
              <w:rPr>
                <w:rFonts w:ascii="Times New Roman" w:hAnsi="Times New Roman" w:cs="Times New Roman"/>
                <w:sz w:val="24"/>
                <w:szCs w:val="24"/>
                <w:u w:val="single"/>
              </w:rPr>
              <w:lastRenderedPageBreak/>
              <w:t>Panéliste #</w:t>
            </w:r>
            <w:r>
              <w:rPr>
                <w:rFonts w:ascii="Times New Roman" w:hAnsi="Times New Roman" w:cs="Times New Roman"/>
                <w:sz w:val="24"/>
                <w:szCs w:val="24"/>
                <w:u w:val="single"/>
              </w:rPr>
              <w:t>5</w:t>
            </w:r>
          </w:p>
          <w:p w14:paraId="2AE55A79" w14:textId="77777777" w:rsidR="009805C1" w:rsidRPr="005F4083" w:rsidRDefault="009805C1" w:rsidP="007F4082">
            <w:pPr>
              <w:spacing w:line="360" w:lineRule="auto"/>
              <w:rPr>
                <w:rFonts w:ascii="Times New Roman" w:hAnsi="Times New Roman" w:cs="Times New Roman"/>
                <w:sz w:val="24"/>
                <w:szCs w:val="24"/>
              </w:rPr>
            </w:pPr>
            <w:r w:rsidRPr="005F4083">
              <w:rPr>
                <w:rFonts w:ascii="Times New Roman" w:hAnsi="Times New Roman" w:cs="Times New Roman"/>
                <w:sz w:val="24"/>
                <w:szCs w:val="24"/>
              </w:rPr>
              <w:t>Réponse :</w:t>
            </w:r>
            <w:r>
              <w:rPr>
                <w:rFonts w:ascii="Times New Roman" w:hAnsi="Times New Roman" w:cs="Times New Roman"/>
                <w:sz w:val="24"/>
                <w:szCs w:val="24"/>
              </w:rPr>
              <w:t xml:space="preserve"> Fortement affaiblie</w:t>
            </w:r>
          </w:p>
          <w:p w14:paraId="3BCCA854" w14:textId="77777777" w:rsidR="009805C1" w:rsidRPr="00D67DD4" w:rsidRDefault="009805C1" w:rsidP="007F4082">
            <w:pPr>
              <w:spacing w:line="360" w:lineRule="auto"/>
              <w:rPr>
                <w:rFonts w:ascii="Times New Roman" w:hAnsi="Times New Roman" w:cs="Times New Roman"/>
                <w:b/>
                <w:bCs/>
                <w:sz w:val="24"/>
                <w:szCs w:val="24"/>
              </w:rPr>
            </w:pPr>
            <w:r w:rsidRPr="005F4083">
              <w:rPr>
                <w:rFonts w:ascii="Times New Roman" w:hAnsi="Times New Roman" w:cs="Times New Roman"/>
                <w:sz w:val="24"/>
                <w:szCs w:val="24"/>
              </w:rPr>
              <w:t>Justification :</w:t>
            </w:r>
            <w:r w:rsidRPr="00EF3E49">
              <w:rPr>
                <w:rFonts w:ascii="Roboto" w:hAnsi="Roboto"/>
                <w:spacing w:val="2"/>
                <w:shd w:val="clear" w:color="auto" w:fill="FFFFFF"/>
              </w:rPr>
              <w:t xml:space="preserve"> </w:t>
            </w:r>
            <w:r w:rsidRPr="00191403">
              <w:rPr>
                <w:rFonts w:ascii="Roboto" w:hAnsi="Roboto"/>
                <w:spacing w:val="2"/>
                <w:shd w:val="clear" w:color="auto" w:fill="FFFFFF"/>
              </w:rPr>
              <w:t xml:space="preserve"> </w:t>
            </w:r>
            <w:r w:rsidRPr="00191403">
              <w:rPr>
                <w:rFonts w:ascii="Times New Roman" w:hAnsi="Times New Roman" w:cs="Times New Roman"/>
                <w:sz w:val="24"/>
                <w:szCs w:val="24"/>
              </w:rPr>
              <w:t>Si le départ est au bout d'une matinée, pas besoin de rappel après. Juste remercier la personne et lui souhaiter bonne continuation.</w:t>
            </w:r>
          </w:p>
        </w:tc>
      </w:tr>
      <w:tr w:rsidR="009805C1" w14:paraId="475521C8" w14:textId="77777777" w:rsidTr="007F4082">
        <w:tc>
          <w:tcPr>
            <w:tcW w:w="8630" w:type="dxa"/>
            <w:gridSpan w:val="2"/>
          </w:tcPr>
          <w:p w14:paraId="1AF86C08" w14:textId="77777777" w:rsidR="009805C1" w:rsidRPr="00D67DD4" w:rsidRDefault="009805C1" w:rsidP="007F4082">
            <w:pPr>
              <w:spacing w:line="360" w:lineRule="auto"/>
              <w:jc w:val="center"/>
              <w:rPr>
                <w:rFonts w:ascii="Times New Roman" w:hAnsi="Times New Roman" w:cs="Times New Roman"/>
                <w:b/>
                <w:bCs/>
                <w:sz w:val="24"/>
                <w:szCs w:val="24"/>
              </w:rPr>
            </w:pPr>
            <w:r w:rsidRPr="0041599A">
              <w:rPr>
                <w:rFonts w:ascii="Times New Roman" w:hAnsi="Times New Roman" w:cs="Times New Roman"/>
                <w:b/>
                <w:bCs/>
                <w:sz w:val="24"/>
                <w:szCs w:val="24"/>
                <w:highlight w:val="yellow"/>
              </w:rPr>
              <w:lastRenderedPageBreak/>
              <w:t>Synthèse éducative</w:t>
            </w:r>
            <w:r>
              <w:rPr>
                <w:rFonts w:ascii="Times New Roman" w:hAnsi="Times New Roman" w:cs="Times New Roman"/>
                <w:b/>
                <w:bCs/>
                <w:sz w:val="24"/>
                <w:szCs w:val="24"/>
              </w:rPr>
              <w:t xml:space="preserve"> </w:t>
            </w:r>
          </w:p>
        </w:tc>
      </w:tr>
      <w:tr w:rsidR="009805C1" w:rsidRPr="00062A0A" w14:paraId="6F1FED2D" w14:textId="77777777" w:rsidTr="007F4082">
        <w:tc>
          <w:tcPr>
            <w:tcW w:w="8630" w:type="dxa"/>
            <w:gridSpan w:val="2"/>
          </w:tcPr>
          <w:p w14:paraId="27FDDC4F" w14:textId="77777777" w:rsidR="009805C1" w:rsidRPr="00E95F2C"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Pr="00E95F2C">
              <w:rPr>
                <w:rFonts w:ascii="Times New Roman" w:hAnsi="Times New Roman" w:cs="Times New Roman"/>
                <w:b/>
                <w:bCs/>
                <w:sz w:val="24"/>
                <w:szCs w:val="24"/>
              </w:rPr>
              <w:t xml:space="preserve">Éléments clés des réponses des panélistes : </w:t>
            </w:r>
          </w:p>
          <w:p w14:paraId="50F996B1" w14:textId="77777777" w:rsidR="009805C1" w:rsidRPr="007D7B38" w:rsidRDefault="009805C1" w:rsidP="009805C1">
            <w:pPr>
              <w:pStyle w:val="Paragraphedeliste"/>
              <w:numPr>
                <w:ilvl w:val="0"/>
                <w:numId w:val="3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Comprendre le départ de l’employé : </w:t>
            </w:r>
            <w:r>
              <w:rPr>
                <w:rFonts w:ascii="Times New Roman" w:hAnsi="Times New Roman" w:cs="Times New Roman"/>
                <w:sz w:val="24"/>
                <w:szCs w:val="24"/>
              </w:rPr>
              <w:t xml:space="preserve">Il est important de rencontrer l’employée afin de comprendre les difficultés qu’elle a rencontrées. Si les difficultés mentionnées par l’employée sont </w:t>
            </w:r>
            <w:commentRangeStart w:id="31"/>
            <w:r>
              <w:rPr>
                <w:rFonts w:ascii="Times New Roman" w:hAnsi="Times New Roman" w:cs="Times New Roman"/>
                <w:sz w:val="24"/>
                <w:szCs w:val="24"/>
              </w:rPr>
              <w:t>solvables</w:t>
            </w:r>
            <w:commentRangeEnd w:id="31"/>
            <w:r w:rsidR="00A25C03">
              <w:rPr>
                <w:rStyle w:val="Marquedecommentaire"/>
              </w:rPr>
              <w:commentReference w:id="31"/>
            </w:r>
            <w:r>
              <w:rPr>
                <w:rFonts w:ascii="Times New Roman" w:hAnsi="Times New Roman" w:cs="Times New Roman"/>
                <w:sz w:val="24"/>
                <w:szCs w:val="24"/>
              </w:rPr>
              <w:t>, discuter de mesures à mettre en place pour améliorer la situation.</w:t>
            </w:r>
          </w:p>
          <w:p w14:paraId="1216F5E5" w14:textId="77777777" w:rsidR="009805C1" w:rsidRPr="008B251F" w:rsidRDefault="009805C1" w:rsidP="009805C1">
            <w:pPr>
              <w:pStyle w:val="Paragraphedeliste"/>
              <w:numPr>
                <w:ilvl w:val="0"/>
                <w:numId w:val="3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Respect du processus de dotation : </w:t>
            </w:r>
            <w:r w:rsidRPr="00A346D9">
              <w:rPr>
                <w:rFonts w:ascii="Times New Roman" w:hAnsi="Times New Roman" w:cs="Times New Roman"/>
                <w:sz w:val="24"/>
                <w:szCs w:val="24"/>
              </w:rPr>
              <w:t>L’employée</w:t>
            </w:r>
            <w:r>
              <w:rPr>
                <w:rFonts w:ascii="Times New Roman" w:hAnsi="Times New Roman" w:cs="Times New Roman"/>
                <w:sz w:val="24"/>
                <w:szCs w:val="24"/>
              </w:rPr>
              <w:t xml:space="preserve"> ayant passé un processus de dotation rigoureux, la laisser partir sans rien dire serait une perte de temps et de ressources. </w:t>
            </w:r>
          </w:p>
          <w:p w14:paraId="15E413C2" w14:textId="77777777" w:rsidR="009805C1" w:rsidRPr="008B251F" w:rsidRDefault="009805C1" w:rsidP="007F4082">
            <w:pPr>
              <w:pStyle w:val="Paragraphedeliste"/>
              <w:spacing w:line="360" w:lineRule="auto"/>
              <w:jc w:val="both"/>
              <w:rPr>
                <w:rFonts w:ascii="Times New Roman" w:hAnsi="Times New Roman" w:cs="Times New Roman"/>
                <w:b/>
                <w:bCs/>
                <w:sz w:val="24"/>
                <w:szCs w:val="24"/>
              </w:rPr>
            </w:pPr>
          </w:p>
          <w:p w14:paraId="69D6AA7A" w14:textId="77777777" w:rsidR="009805C1"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Pr="00935152">
              <w:rPr>
                <w:rFonts w:ascii="Times New Roman" w:hAnsi="Times New Roman" w:cs="Times New Roman"/>
                <w:b/>
                <w:bCs/>
                <w:sz w:val="24"/>
                <w:szCs w:val="24"/>
              </w:rPr>
              <w:t xml:space="preserve"> Points de convergence et de divergence entre les réponses :</w:t>
            </w:r>
          </w:p>
          <w:p w14:paraId="6B570294" w14:textId="77777777" w:rsidR="009805C1"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Convergence : </w:t>
            </w:r>
          </w:p>
          <w:p w14:paraId="040AD610" w14:textId="77777777" w:rsidR="009805C1" w:rsidRDefault="009805C1" w:rsidP="009805C1">
            <w:pPr>
              <w:pStyle w:val="Paragraphedeliste"/>
              <w:numPr>
                <w:ilvl w:val="0"/>
                <w:numId w:val="33"/>
              </w:numPr>
              <w:spacing w:line="360" w:lineRule="auto"/>
              <w:jc w:val="both"/>
              <w:rPr>
                <w:rFonts w:ascii="Times New Roman" w:hAnsi="Times New Roman" w:cs="Times New Roman"/>
                <w:sz w:val="24"/>
                <w:szCs w:val="24"/>
              </w:rPr>
            </w:pPr>
            <w:r w:rsidRPr="00FD5EAC">
              <w:rPr>
                <w:rFonts w:ascii="Times New Roman" w:hAnsi="Times New Roman" w:cs="Times New Roman"/>
                <w:sz w:val="24"/>
                <w:szCs w:val="24"/>
              </w:rPr>
              <w:t>Les panélistes s’entendent sur la nécessité de prendre connaissance des raisons pour lesquelles l’employé quitte lors de sa première journée.</w:t>
            </w:r>
          </w:p>
          <w:p w14:paraId="2EC2E5AD" w14:textId="77777777" w:rsidR="009805C1" w:rsidRPr="00ED1F03" w:rsidRDefault="009805C1" w:rsidP="009805C1">
            <w:pPr>
              <w:pStyle w:val="Paragraphedeliste"/>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 panélistes soulignent aussi de façon unanime que le fait qu’elle n’était pas le premier choix dans le processus d’embauche ne devrait pas affecter la décision d’intervenir auprès de l’employée. </w:t>
            </w:r>
          </w:p>
          <w:p w14:paraId="05F1EABA" w14:textId="77777777" w:rsidR="009805C1" w:rsidRDefault="009805C1" w:rsidP="007F4082">
            <w:pPr>
              <w:spacing w:line="360" w:lineRule="auto"/>
              <w:jc w:val="both"/>
              <w:rPr>
                <w:rFonts w:ascii="Times New Roman" w:hAnsi="Times New Roman" w:cs="Times New Roman"/>
                <w:b/>
                <w:bCs/>
                <w:sz w:val="24"/>
                <w:szCs w:val="24"/>
              </w:rPr>
            </w:pPr>
            <w:r w:rsidRPr="00ED1F03">
              <w:rPr>
                <w:rFonts w:ascii="Times New Roman" w:hAnsi="Times New Roman" w:cs="Times New Roman"/>
                <w:b/>
                <w:bCs/>
                <w:sz w:val="24"/>
                <w:szCs w:val="24"/>
              </w:rPr>
              <w:t>Divergence :</w:t>
            </w:r>
          </w:p>
          <w:p w14:paraId="2CC6A2FC" w14:textId="77777777" w:rsidR="009805C1" w:rsidRDefault="009805C1" w:rsidP="009805C1">
            <w:pPr>
              <w:pStyle w:val="Paragraphedeliste"/>
              <w:numPr>
                <w:ilvl w:val="0"/>
                <w:numId w:val="34"/>
              </w:numPr>
              <w:spacing w:line="360" w:lineRule="auto"/>
              <w:jc w:val="both"/>
              <w:rPr>
                <w:rFonts w:ascii="Times New Roman" w:hAnsi="Times New Roman" w:cs="Times New Roman"/>
                <w:sz w:val="24"/>
                <w:szCs w:val="24"/>
              </w:rPr>
            </w:pPr>
            <w:del w:id="32" w:author="Lise Lecours" w:date="2024-10-30T15:39:00Z" w16du:dateUtc="2024-10-30T19:39:00Z">
              <w:r w:rsidDel="00A25C03">
                <w:rPr>
                  <w:rFonts w:ascii="Times New Roman" w:hAnsi="Times New Roman" w:cs="Times New Roman"/>
                  <w:sz w:val="24"/>
                  <w:szCs w:val="24"/>
                </w:rPr>
                <w:delText xml:space="preserve">  </w:delText>
              </w:r>
            </w:del>
            <w:r>
              <w:rPr>
                <w:rFonts w:ascii="Times New Roman" w:hAnsi="Times New Roman" w:cs="Times New Roman"/>
                <w:sz w:val="24"/>
                <w:szCs w:val="24"/>
              </w:rPr>
              <w:t>Un panéliste mentionne que la décision de l’employé de quitter a déjà été faite. Il n’est donc pas nécessaire de la retenir. Les autres panélistes mentionnent qu’il serait tout de même pertinent de l’inviter à rester et comprendre la situation avant son départ.</w:t>
            </w:r>
          </w:p>
          <w:p w14:paraId="5B6766FA" w14:textId="77777777" w:rsidR="009805C1" w:rsidRPr="002C25E7" w:rsidRDefault="009805C1" w:rsidP="007F4082">
            <w:pPr>
              <w:spacing w:line="360" w:lineRule="auto"/>
              <w:jc w:val="both"/>
              <w:rPr>
                <w:rFonts w:ascii="Times New Roman" w:hAnsi="Times New Roman" w:cs="Times New Roman"/>
                <w:sz w:val="24"/>
                <w:szCs w:val="24"/>
              </w:rPr>
            </w:pPr>
          </w:p>
          <w:p w14:paraId="28E65EF6" w14:textId="77777777" w:rsidR="009805C1" w:rsidRDefault="009805C1" w:rsidP="007F4082">
            <w:pPr>
              <w:spacing w:line="360" w:lineRule="auto"/>
              <w:jc w:val="both"/>
              <w:rPr>
                <w:rFonts w:ascii="Times New Roman" w:hAnsi="Times New Roman" w:cs="Times New Roman"/>
                <w:b/>
                <w:bCs/>
                <w:sz w:val="24"/>
                <w:szCs w:val="24"/>
              </w:rPr>
            </w:pPr>
            <w:r w:rsidRPr="0003430B">
              <w:rPr>
                <w:rFonts w:ascii="Times New Roman" w:hAnsi="Times New Roman" w:cs="Times New Roman"/>
                <w:b/>
                <w:bCs/>
                <w:sz w:val="24"/>
                <w:szCs w:val="24"/>
              </w:rPr>
              <w:t>3. Bilan</w:t>
            </w:r>
          </w:p>
          <w:p w14:paraId="28D5CA8D" w14:textId="77777777" w:rsidR="009805C1" w:rsidRDefault="009805C1" w:rsidP="007F4082">
            <w:pPr>
              <w:spacing w:line="360" w:lineRule="auto"/>
              <w:jc w:val="both"/>
              <w:rPr>
                <w:rFonts w:ascii="Times New Roman" w:hAnsi="Times New Roman" w:cs="Times New Roman"/>
                <w:sz w:val="24"/>
                <w:szCs w:val="24"/>
              </w:rPr>
            </w:pPr>
            <w:r w:rsidRPr="00773227">
              <w:rPr>
                <w:rFonts w:ascii="Times New Roman" w:hAnsi="Times New Roman" w:cs="Times New Roman"/>
                <w:sz w:val="24"/>
                <w:szCs w:val="24"/>
              </w:rPr>
              <w:t xml:space="preserve">Dans l’ensemble, </w:t>
            </w:r>
            <w:r>
              <w:rPr>
                <w:rFonts w:ascii="Times New Roman" w:hAnsi="Times New Roman" w:cs="Times New Roman"/>
                <w:sz w:val="24"/>
                <w:szCs w:val="24"/>
              </w:rPr>
              <w:t xml:space="preserve">les panélistes suggèrent de comprendre les raisons du départ de l’employé, sans tenir compte du fait qu’elle n’était pas le premier choix lors du processus de recrutement. </w:t>
            </w:r>
          </w:p>
          <w:p w14:paraId="2CC84C21" w14:textId="77777777" w:rsidR="009805C1" w:rsidRDefault="009805C1" w:rsidP="007F4082">
            <w:pPr>
              <w:spacing w:line="360" w:lineRule="auto"/>
              <w:jc w:val="both"/>
              <w:rPr>
                <w:rFonts w:ascii="Times New Roman" w:hAnsi="Times New Roman" w:cs="Times New Roman"/>
                <w:sz w:val="24"/>
                <w:szCs w:val="24"/>
              </w:rPr>
            </w:pPr>
            <w:r w:rsidRPr="006779F0">
              <w:rPr>
                <w:rFonts w:ascii="Times New Roman" w:hAnsi="Times New Roman" w:cs="Times New Roman"/>
                <w:b/>
                <w:bCs/>
                <w:sz w:val="24"/>
                <w:szCs w:val="24"/>
                <w:highlight w:val="yellow"/>
              </w:rPr>
              <w:lastRenderedPageBreak/>
              <w:t>Ressources pour aller plus loin</w:t>
            </w:r>
            <w:r w:rsidRPr="006779F0">
              <w:rPr>
                <w:rFonts w:ascii="Times New Roman" w:hAnsi="Times New Roman" w:cs="Times New Roman"/>
                <w:sz w:val="24"/>
                <w:szCs w:val="24"/>
                <w:highlight w:val="yellow"/>
              </w:rPr>
              <w:t> :</w:t>
            </w:r>
            <w:r>
              <w:rPr>
                <w:rFonts w:ascii="Times New Roman" w:hAnsi="Times New Roman" w:cs="Times New Roman"/>
                <w:sz w:val="24"/>
                <w:szCs w:val="24"/>
              </w:rPr>
              <w:t xml:space="preserve"> </w:t>
            </w:r>
          </w:p>
          <w:p w14:paraId="1B1D5DB7" w14:textId="77777777" w:rsidR="009805C1" w:rsidRDefault="009805C1" w:rsidP="007F4082">
            <w:pPr>
              <w:spacing w:line="360" w:lineRule="auto"/>
              <w:jc w:val="both"/>
              <w:rPr>
                <w:rFonts w:ascii="Times New Roman" w:hAnsi="Times New Roman" w:cs="Times New Roman"/>
                <w:sz w:val="24"/>
                <w:szCs w:val="24"/>
              </w:rPr>
            </w:pPr>
          </w:p>
          <w:p w14:paraId="50A0F325" w14:textId="77777777" w:rsidR="009805C1" w:rsidRDefault="009805C1" w:rsidP="007F4082">
            <w:pPr>
              <w:spacing w:line="360" w:lineRule="auto"/>
              <w:jc w:val="both"/>
              <w:rPr>
                <w:rFonts w:ascii="Times New Roman" w:hAnsi="Times New Roman" w:cs="Times New Roman"/>
                <w:sz w:val="24"/>
                <w:szCs w:val="24"/>
              </w:rPr>
            </w:pPr>
            <w:r w:rsidRPr="00DF2288">
              <w:rPr>
                <w:rFonts w:ascii="Times New Roman" w:hAnsi="Times New Roman" w:cs="Times New Roman"/>
                <w:sz w:val="24"/>
                <w:szCs w:val="24"/>
              </w:rPr>
              <w:t>D'</w:t>
            </w:r>
            <w:proofErr w:type="spellStart"/>
            <w:r w:rsidRPr="00DF2288">
              <w:rPr>
                <w:rFonts w:ascii="Times New Roman" w:hAnsi="Times New Roman" w:cs="Times New Roman"/>
                <w:sz w:val="24"/>
                <w:szCs w:val="24"/>
              </w:rPr>
              <w:t>Ignazio</w:t>
            </w:r>
            <w:proofErr w:type="spellEnd"/>
            <w:r>
              <w:rPr>
                <w:rFonts w:ascii="Times New Roman" w:hAnsi="Times New Roman" w:cs="Times New Roman"/>
                <w:sz w:val="24"/>
                <w:szCs w:val="24"/>
              </w:rPr>
              <w:t xml:space="preserve">, P. (2023, 2 novembre). </w:t>
            </w:r>
            <w:r w:rsidRPr="00110EAC">
              <w:rPr>
                <w:rFonts w:ascii="Times New Roman" w:hAnsi="Times New Roman" w:cs="Times New Roman"/>
                <w:sz w:val="24"/>
                <w:szCs w:val="24"/>
              </w:rPr>
              <w:t xml:space="preserve"> </w:t>
            </w:r>
            <w:r w:rsidRPr="00A77648">
              <w:rPr>
                <w:rFonts w:ascii="Times New Roman" w:hAnsi="Times New Roman" w:cs="Times New Roman"/>
                <w:i/>
                <w:iCs/>
                <w:sz w:val="24"/>
                <w:szCs w:val="24"/>
              </w:rPr>
              <w:t xml:space="preserve">Accueil et intégration : créer un effet </w:t>
            </w:r>
            <w:proofErr w:type="gramStart"/>
            <w:r w:rsidRPr="00A77648">
              <w:rPr>
                <w:rFonts w:ascii="Times New Roman" w:hAnsi="Times New Roman" w:cs="Times New Roman"/>
                <w:i/>
                <w:iCs/>
                <w:sz w:val="24"/>
                <w:szCs w:val="24"/>
              </w:rPr>
              <w:t>wow!</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062A0A">
              <w:rPr>
                <w:rFonts w:ascii="Times New Roman" w:hAnsi="Times New Roman" w:cs="Times New Roman"/>
                <w:sz w:val="24"/>
                <w:szCs w:val="24"/>
              </w:rPr>
              <w:t>Carrefour RH</w:t>
            </w:r>
            <w:r>
              <w:rPr>
                <w:rFonts w:ascii="Times New Roman" w:hAnsi="Times New Roman" w:cs="Times New Roman"/>
                <w:sz w:val="24"/>
                <w:szCs w:val="24"/>
              </w:rPr>
              <w:t>.</w:t>
            </w:r>
            <w:r w:rsidRPr="00062A0A">
              <w:rPr>
                <w:rFonts w:ascii="Times New Roman" w:hAnsi="Times New Roman" w:cs="Times New Roman"/>
                <w:sz w:val="24"/>
                <w:szCs w:val="24"/>
              </w:rPr>
              <w:t xml:space="preserve"> </w:t>
            </w:r>
            <w:r w:rsidRPr="00062A0A">
              <w:t xml:space="preserve"> </w:t>
            </w:r>
            <w:r w:rsidRPr="00FA5311">
              <w:rPr>
                <w:rFonts w:ascii="Times New Roman" w:hAnsi="Times New Roman" w:cs="Times New Roman"/>
                <w:sz w:val="24"/>
                <w:szCs w:val="24"/>
              </w:rPr>
              <w:t>https://carrefourrh.org/ressources/pme/2023/11/accueil-et-integration-creer-effet-wow</w:t>
            </w:r>
          </w:p>
          <w:p w14:paraId="499CBF16" w14:textId="77777777" w:rsidR="009805C1" w:rsidRDefault="009805C1" w:rsidP="007F4082">
            <w:pPr>
              <w:spacing w:line="360" w:lineRule="auto"/>
              <w:jc w:val="both"/>
              <w:rPr>
                <w:rFonts w:ascii="Times New Roman" w:hAnsi="Times New Roman" w:cs="Times New Roman"/>
                <w:sz w:val="24"/>
                <w:szCs w:val="24"/>
              </w:rPr>
            </w:pPr>
          </w:p>
          <w:p w14:paraId="1D5B975F"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Gagnon, G et Lévesque, M-M. (2022, 21 juin). </w:t>
            </w:r>
            <w:r w:rsidRPr="006E2F95">
              <w:rPr>
                <w:rFonts w:ascii="Times New Roman" w:hAnsi="Times New Roman" w:cs="Times New Roman"/>
                <w:i/>
                <w:iCs/>
                <w:sz w:val="24"/>
                <w:szCs w:val="24"/>
              </w:rPr>
              <w:t>Accueillir un nouvel employé, mode d’emploi</w:t>
            </w:r>
            <w:r>
              <w:rPr>
                <w:rFonts w:ascii="Times New Roman" w:hAnsi="Times New Roman" w:cs="Times New Roman"/>
                <w:sz w:val="24"/>
                <w:szCs w:val="24"/>
              </w:rPr>
              <w:t xml:space="preserve">. </w:t>
            </w:r>
            <w:r w:rsidRPr="00153FD7">
              <w:rPr>
                <w:rFonts w:ascii="Times New Roman" w:hAnsi="Times New Roman" w:cs="Times New Roman"/>
                <w:sz w:val="24"/>
                <w:szCs w:val="24"/>
              </w:rPr>
              <w:t xml:space="preserve"> Gestion HEC Montréal</w:t>
            </w:r>
            <w:r>
              <w:rPr>
                <w:rFonts w:ascii="Times New Roman" w:hAnsi="Times New Roman" w:cs="Times New Roman"/>
                <w:sz w:val="24"/>
                <w:szCs w:val="24"/>
              </w:rPr>
              <w:t xml:space="preserve">. </w:t>
            </w:r>
            <w:r>
              <w:t xml:space="preserve"> </w:t>
            </w:r>
            <w:r w:rsidRPr="00FA5311">
              <w:rPr>
                <w:rFonts w:ascii="Times New Roman" w:hAnsi="Times New Roman" w:cs="Times New Roman"/>
                <w:sz w:val="24"/>
                <w:szCs w:val="24"/>
              </w:rPr>
              <w:t>https://www.revuegestion.ca/accueillir-un-nouvel-employe-mode-demploi</w:t>
            </w:r>
          </w:p>
          <w:p w14:paraId="5DCACBF6" w14:textId="77777777" w:rsidR="009805C1" w:rsidRDefault="009805C1" w:rsidP="007F4082">
            <w:pPr>
              <w:spacing w:line="360" w:lineRule="auto"/>
              <w:jc w:val="both"/>
              <w:rPr>
                <w:rFonts w:ascii="Times New Roman" w:hAnsi="Times New Roman" w:cs="Times New Roman"/>
                <w:sz w:val="24"/>
                <w:szCs w:val="24"/>
              </w:rPr>
            </w:pPr>
          </w:p>
          <w:p w14:paraId="47FF7BE7" w14:textId="77777777" w:rsidR="009805C1" w:rsidRDefault="009805C1" w:rsidP="007F4082">
            <w:pPr>
              <w:spacing w:line="360" w:lineRule="auto"/>
              <w:jc w:val="both"/>
              <w:rPr>
                <w:rFonts w:ascii="Times New Roman" w:hAnsi="Times New Roman" w:cs="Times New Roman"/>
                <w:sz w:val="24"/>
                <w:szCs w:val="24"/>
              </w:rPr>
            </w:pPr>
            <w:r w:rsidRPr="009C1EB1">
              <w:rPr>
                <w:rFonts w:ascii="Times New Roman" w:hAnsi="Times New Roman" w:cs="Times New Roman"/>
                <w:sz w:val="24"/>
                <w:szCs w:val="24"/>
              </w:rPr>
              <w:t>Charpentier</w:t>
            </w:r>
            <w:r>
              <w:rPr>
                <w:rFonts w:ascii="Times New Roman" w:hAnsi="Times New Roman" w:cs="Times New Roman"/>
                <w:sz w:val="24"/>
                <w:szCs w:val="24"/>
              </w:rPr>
              <w:t>, J. (2021, 16 septembre).</w:t>
            </w:r>
            <w:r>
              <w:t xml:space="preserve"> </w:t>
            </w:r>
            <w:r w:rsidRPr="00A65E2E">
              <w:rPr>
                <w:rFonts w:ascii="Times New Roman" w:hAnsi="Times New Roman" w:cs="Times New Roman"/>
                <w:i/>
                <w:iCs/>
                <w:sz w:val="24"/>
                <w:szCs w:val="24"/>
              </w:rPr>
              <w:t>L’expérience employé : plus que jamais une priorité à mettre en action</w:t>
            </w:r>
            <w:r>
              <w:rPr>
                <w:rFonts w:ascii="Times New Roman" w:hAnsi="Times New Roman" w:cs="Times New Roman"/>
                <w:sz w:val="24"/>
                <w:szCs w:val="24"/>
              </w:rPr>
              <w:t xml:space="preserve">. </w:t>
            </w:r>
            <w:r w:rsidRPr="00062A0A">
              <w:rPr>
                <w:rFonts w:ascii="Times New Roman" w:hAnsi="Times New Roman" w:cs="Times New Roman"/>
                <w:sz w:val="24"/>
                <w:szCs w:val="24"/>
              </w:rPr>
              <w:t xml:space="preserve"> Carrefour RH</w:t>
            </w:r>
            <w:r>
              <w:rPr>
                <w:rFonts w:ascii="Times New Roman" w:hAnsi="Times New Roman" w:cs="Times New Roman"/>
                <w:sz w:val="24"/>
                <w:szCs w:val="24"/>
              </w:rPr>
              <w:t xml:space="preserve">. </w:t>
            </w:r>
            <w:r>
              <w:t xml:space="preserve"> </w:t>
            </w:r>
            <w:r w:rsidRPr="00FA5311">
              <w:rPr>
                <w:rFonts w:ascii="Times New Roman" w:hAnsi="Times New Roman" w:cs="Times New Roman"/>
                <w:sz w:val="24"/>
                <w:szCs w:val="24"/>
              </w:rPr>
              <w:t>https://carrefourrh.org/ressources/dotation/2021/09/experience-employe</w:t>
            </w:r>
          </w:p>
          <w:p w14:paraId="2F411719" w14:textId="77777777" w:rsidR="009805C1" w:rsidRPr="00062A0A" w:rsidRDefault="009805C1" w:rsidP="007F4082">
            <w:pPr>
              <w:spacing w:line="360" w:lineRule="auto"/>
              <w:jc w:val="both"/>
              <w:rPr>
                <w:rFonts w:ascii="Times New Roman" w:hAnsi="Times New Roman" w:cs="Times New Roman"/>
                <w:sz w:val="24"/>
                <w:szCs w:val="24"/>
              </w:rPr>
            </w:pPr>
          </w:p>
        </w:tc>
      </w:tr>
    </w:tbl>
    <w:p w14:paraId="36DAC20C" w14:textId="77777777" w:rsidR="009805C1" w:rsidRPr="00062A0A" w:rsidRDefault="009805C1" w:rsidP="009805C1">
      <w:pPr>
        <w:jc w:val="right"/>
        <w:rPr>
          <w:rFonts w:ascii="Times New Roman" w:hAnsi="Times New Roman" w:cs="Times New Roman"/>
          <w:sz w:val="24"/>
          <w:szCs w:val="24"/>
        </w:rPr>
      </w:pPr>
    </w:p>
    <w:p w14:paraId="01531304" w14:textId="77777777" w:rsidR="009805C1" w:rsidRDefault="009805C1" w:rsidP="009805C1">
      <w:pPr>
        <w:rPr>
          <w:rFonts w:ascii="Times New Roman" w:hAnsi="Times New Roman" w:cs="Times New Roman"/>
          <w:b/>
          <w:bCs/>
          <w:sz w:val="24"/>
          <w:szCs w:val="24"/>
        </w:rPr>
      </w:pPr>
    </w:p>
    <w:p w14:paraId="6B0D2CF5" w14:textId="77777777" w:rsidR="009805C1" w:rsidRDefault="009805C1" w:rsidP="009805C1">
      <w:pPr>
        <w:rPr>
          <w:rFonts w:ascii="Times New Roman" w:hAnsi="Times New Roman" w:cs="Times New Roman"/>
          <w:b/>
          <w:bCs/>
          <w:sz w:val="24"/>
          <w:szCs w:val="24"/>
        </w:rPr>
      </w:pPr>
    </w:p>
    <w:p w14:paraId="7382AF29" w14:textId="77777777" w:rsidR="009805C1" w:rsidRDefault="009805C1" w:rsidP="009805C1">
      <w:pPr>
        <w:rPr>
          <w:rFonts w:ascii="Times New Roman" w:hAnsi="Times New Roman" w:cs="Times New Roman"/>
          <w:b/>
          <w:bCs/>
          <w:sz w:val="24"/>
          <w:szCs w:val="24"/>
        </w:rPr>
      </w:pPr>
    </w:p>
    <w:p w14:paraId="77869C85" w14:textId="77777777" w:rsidR="009805C1" w:rsidRPr="00062A0A" w:rsidRDefault="009805C1" w:rsidP="009805C1">
      <w:pPr>
        <w:rPr>
          <w:rFonts w:ascii="Times New Roman" w:hAnsi="Times New Roman" w:cs="Times New Roman"/>
          <w:b/>
          <w:bCs/>
          <w:sz w:val="24"/>
          <w:szCs w:val="24"/>
        </w:rPr>
      </w:pPr>
    </w:p>
    <w:p w14:paraId="6CEF7263" w14:textId="77777777" w:rsidR="00A25C03" w:rsidRDefault="00A25C03">
      <w:pPr>
        <w:spacing w:after="160" w:line="259" w:lineRule="auto"/>
        <w:rPr>
          <w:ins w:id="33" w:author="Lise Lecours" w:date="2024-10-30T15:40:00Z" w16du:dateUtc="2024-10-30T19:40:00Z"/>
          <w:rFonts w:ascii="Times New Roman" w:hAnsi="Times New Roman" w:cs="Times New Roman"/>
          <w:b/>
          <w:bCs/>
          <w:sz w:val="24"/>
          <w:szCs w:val="24"/>
        </w:rPr>
      </w:pPr>
      <w:ins w:id="34" w:author="Lise Lecours" w:date="2024-10-30T15:40:00Z" w16du:dateUtc="2024-10-30T19:40:00Z">
        <w:r>
          <w:rPr>
            <w:rFonts w:ascii="Times New Roman" w:hAnsi="Times New Roman" w:cs="Times New Roman"/>
            <w:b/>
            <w:bCs/>
            <w:sz w:val="24"/>
            <w:szCs w:val="24"/>
          </w:rPr>
          <w:br w:type="page"/>
        </w:r>
      </w:ins>
    </w:p>
    <w:p w14:paraId="022F986D" w14:textId="2606C63A" w:rsidR="009805C1" w:rsidRPr="00BC3822" w:rsidRDefault="009805C1" w:rsidP="009805C1">
      <w:pPr>
        <w:rPr>
          <w:rFonts w:ascii="Times New Roman" w:hAnsi="Times New Roman" w:cs="Times New Roman"/>
          <w:b/>
          <w:bCs/>
          <w:sz w:val="24"/>
          <w:szCs w:val="24"/>
        </w:rPr>
      </w:pPr>
      <w:r w:rsidRPr="00D001AA">
        <w:rPr>
          <w:rFonts w:ascii="Times New Roman" w:hAnsi="Times New Roman" w:cs="Times New Roman"/>
          <w:b/>
          <w:bCs/>
          <w:sz w:val="24"/>
          <w:szCs w:val="24"/>
        </w:rPr>
        <w:lastRenderedPageBreak/>
        <w:t xml:space="preserve">Situation </w:t>
      </w:r>
      <w:r>
        <w:rPr>
          <w:rFonts w:ascii="Times New Roman" w:hAnsi="Times New Roman" w:cs="Times New Roman"/>
          <w:b/>
          <w:bCs/>
          <w:sz w:val="24"/>
          <w:szCs w:val="24"/>
        </w:rPr>
        <w:t>#5 : Propos qui nuisent à la réputation de l’entreprise</w:t>
      </w:r>
    </w:p>
    <w:tbl>
      <w:tblPr>
        <w:tblStyle w:val="Grilledutableau"/>
        <w:tblW w:w="8629" w:type="dxa"/>
        <w:tblLook w:val="04A0" w:firstRow="1" w:lastRow="0" w:firstColumn="1" w:lastColumn="0" w:noHBand="0" w:noVBand="1"/>
      </w:tblPr>
      <w:tblGrid>
        <w:gridCol w:w="8629"/>
      </w:tblGrid>
      <w:tr w:rsidR="009805C1" w14:paraId="04D35B3D" w14:textId="77777777" w:rsidTr="007F4082">
        <w:trPr>
          <w:trHeight w:val="561"/>
        </w:trPr>
        <w:tc>
          <w:tcPr>
            <w:tcW w:w="8629" w:type="dxa"/>
          </w:tcPr>
          <w:p w14:paraId="76F735AE"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 xml:space="preserve">Situation </w:t>
            </w:r>
            <w:r>
              <w:rPr>
                <w:rFonts w:ascii="Times New Roman" w:hAnsi="Times New Roman" w:cs="Times New Roman"/>
                <w:b/>
                <w:bCs/>
                <w:sz w:val="24"/>
                <w:szCs w:val="24"/>
              </w:rPr>
              <w:t>#5 : Propos qui nuisent à la réputation de l’entreprise</w:t>
            </w:r>
          </w:p>
        </w:tc>
      </w:tr>
      <w:tr w:rsidR="009805C1" w14:paraId="68A71251" w14:textId="77777777" w:rsidTr="007F4082">
        <w:trPr>
          <w:trHeight w:val="941"/>
        </w:trPr>
        <w:tc>
          <w:tcPr>
            <w:tcW w:w="8629" w:type="dxa"/>
          </w:tcPr>
          <w:p w14:paraId="3B5FE37D" w14:textId="77777777" w:rsidR="009805C1" w:rsidRDefault="009805C1" w:rsidP="007F4082">
            <w:pPr>
              <w:spacing w:line="360" w:lineRule="auto"/>
              <w:jc w:val="both"/>
              <w:rPr>
                <w:rFonts w:ascii="Times New Roman" w:hAnsi="Times New Roman" w:cs="Times New Roman"/>
                <w:sz w:val="24"/>
                <w:szCs w:val="24"/>
              </w:rPr>
            </w:pPr>
            <w:r w:rsidRPr="00B70F2D">
              <w:rPr>
                <w:rFonts w:ascii="Times New Roman" w:hAnsi="Times New Roman" w:cs="Times New Roman"/>
                <w:sz w:val="24"/>
                <w:szCs w:val="24"/>
              </w:rPr>
              <w:t xml:space="preserve">Sandra est gestionnaire en ressources humaines au sein d’une équipe depuis maintenant 2 ans. Elle vient d’apprendre que Jonathan a publié sur les réseaux sociaux un message dans lequel il dénigre leur entreprise. C’est la deuxième fois que Jonathan publie sur les réseaux sociaux un message nuisant à la réputation de l’entreprise, </w:t>
            </w:r>
            <w:r>
              <w:rPr>
                <w:rFonts w:ascii="Times New Roman" w:hAnsi="Times New Roman" w:cs="Times New Roman"/>
                <w:sz w:val="24"/>
                <w:szCs w:val="24"/>
              </w:rPr>
              <w:t>alors que cela fait partie de son contrat de travail.</w:t>
            </w:r>
          </w:p>
        </w:tc>
      </w:tr>
      <w:tr w:rsidR="009805C1" w14:paraId="1D0FEC45" w14:textId="77777777" w:rsidTr="007F4082">
        <w:trPr>
          <w:trHeight w:val="472"/>
        </w:trPr>
        <w:tc>
          <w:tcPr>
            <w:tcW w:w="8629" w:type="dxa"/>
          </w:tcPr>
          <w:p w14:paraId="6C769A72"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Scénario 1</w:t>
            </w:r>
          </w:p>
        </w:tc>
      </w:tr>
      <w:tr w:rsidR="009805C1" w14:paraId="078CF395" w14:textId="77777777" w:rsidTr="007F4082">
        <w:trPr>
          <w:trHeight w:val="423"/>
        </w:trPr>
        <w:tc>
          <w:tcPr>
            <w:tcW w:w="8629" w:type="dxa"/>
          </w:tcPr>
          <w:p w14:paraId="06E7D96E"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Comportement observé :</w:t>
            </w:r>
          </w:p>
        </w:tc>
      </w:tr>
      <w:tr w:rsidR="009805C1" w14:paraId="7380A769" w14:textId="77777777" w:rsidTr="007F4082">
        <w:trPr>
          <w:trHeight w:val="486"/>
        </w:trPr>
        <w:tc>
          <w:tcPr>
            <w:tcW w:w="8629" w:type="dxa"/>
          </w:tcPr>
          <w:p w14:paraId="45694B75" w14:textId="77777777" w:rsidR="009805C1" w:rsidRDefault="009805C1" w:rsidP="007F4082">
            <w:pPr>
              <w:spacing w:line="360" w:lineRule="auto"/>
              <w:jc w:val="both"/>
              <w:rPr>
                <w:rFonts w:ascii="Times New Roman" w:hAnsi="Times New Roman" w:cs="Times New Roman"/>
                <w:sz w:val="24"/>
                <w:szCs w:val="24"/>
              </w:rPr>
            </w:pPr>
            <w:r w:rsidRPr="00695138">
              <w:rPr>
                <w:rFonts w:ascii="Times New Roman" w:hAnsi="Times New Roman" w:cs="Times New Roman"/>
                <w:sz w:val="24"/>
                <w:szCs w:val="24"/>
              </w:rPr>
              <w:t>Sandra rencontre Jonathan pour lui donner un avis verbal.</w:t>
            </w:r>
          </w:p>
        </w:tc>
      </w:tr>
      <w:tr w:rsidR="009805C1" w14:paraId="79E0B42F" w14:textId="77777777" w:rsidTr="007F4082">
        <w:trPr>
          <w:trHeight w:val="486"/>
        </w:trPr>
        <w:tc>
          <w:tcPr>
            <w:tcW w:w="8629" w:type="dxa"/>
          </w:tcPr>
          <w:p w14:paraId="29A3542B" w14:textId="77777777" w:rsidR="009805C1" w:rsidRPr="00695138" w:rsidRDefault="009805C1" w:rsidP="007F4082">
            <w:pPr>
              <w:spacing w:line="360" w:lineRule="auto"/>
              <w:jc w:val="center"/>
              <w:rPr>
                <w:rFonts w:ascii="Times New Roman" w:hAnsi="Times New Roman" w:cs="Times New Roman"/>
                <w:sz w:val="24"/>
                <w:szCs w:val="24"/>
              </w:rPr>
            </w:pPr>
            <w:r w:rsidRPr="00C4112A">
              <w:rPr>
                <w:rFonts w:ascii="Times New Roman" w:hAnsi="Times New Roman" w:cs="Times New Roman"/>
                <w:b/>
                <w:bCs/>
                <w:sz w:val="24"/>
                <w:szCs w:val="24"/>
              </w:rPr>
              <w:t>Échelle de Likert</w:t>
            </w:r>
          </w:p>
        </w:tc>
      </w:tr>
      <w:tr w:rsidR="009805C1" w14:paraId="4B6CFE78" w14:textId="77777777" w:rsidTr="007F4082">
        <w:trPr>
          <w:trHeight w:val="486"/>
        </w:trPr>
        <w:tc>
          <w:tcPr>
            <w:tcW w:w="8629" w:type="dxa"/>
          </w:tcPr>
          <w:p w14:paraId="3C6D629D" w14:textId="77777777" w:rsidR="009805C1" w:rsidRPr="00695138"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comportement observé est : </w:t>
            </w:r>
          </w:p>
        </w:tc>
      </w:tr>
      <w:tr w:rsidR="009805C1" w14:paraId="30E941E4" w14:textId="77777777" w:rsidTr="007F4082">
        <w:trPr>
          <w:trHeight w:val="486"/>
        </w:trPr>
        <w:tc>
          <w:tcPr>
            <w:tcW w:w="8629" w:type="dxa"/>
          </w:tcPr>
          <w:p w14:paraId="2F6B2ED7"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Tout à fait inacceptable </w:t>
            </w:r>
            <w:r w:rsidRPr="003335D1">
              <w:rPr>
                <w:rFonts w:ascii="Times New Roman" w:hAnsi="Times New Roman" w:cs="Times New Roman"/>
                <w:sz w:val="24"/>
                <w:szCs w:val="24"/>
              </w:rPr>
              <w:t xml:space="preserve"> </w:t>
            </w:r>
          </w:p>
          <w:p w14:paraId="3DF0C180"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Inacceptable</w:t>
            </w:r>
          </w:p>
          <w:p w14:paraId="583C2BB5"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Acceptable</w:t>
            </w:r>
          </w:p>
          <w:p w14:paraId="1765A14A" w14:textId="77777777" w:rsidR="009805C1" w:rsidRPr="00DE206C"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Tout à fait acceptable</w:t>
            </w:r>
          </w:p>
        </w:tc>
      </w:tr>
      <w:tr w:rsidR="009805C1" w14:paraId="0E3C4E18" w14:textId="77777777" w:rsidTr="007F4082">
        <w:trPr>
          <w:trHeight w:val="486"/>
        </w:trPr>
        <w:tc>
          <w:tcPr>
            <w:tcW w:w="8629" w:type="dxa"/>
          </w:tcPr>
          <w:p w14:paraId="7F918F88" w14:textId="77777777" w:rsidR="009805C1" w:rsidRPr="00695138" w:rsidRDefault="009805C1" w:rsidP="007F4082">
            <w:pPr>
              <w:spacing w:line="360" w:lineRule="auto"/>
              <w:jc w:val="center"/>
              <w:rPr>
                <w:rFonts w:ascii="Times New Roman" w:hAnsi="Times New Roman" w:cs="Times New Roman"/>
                <w:sz w:val="24"/>
                <w:szCs w:val="24"/>
              </w:rPr>
            </w:pPr>
            <w:r w:rsidRPr="00937E36">
              <w:rPr>
                <w:rFonts w:ascii="Times New Roman" w:hAnsi="Times New Roman" w:cs="Times New Roman"/>
                <w:b/>
                <w:bCs/>
                <w:sz w:val="24"/>
                <w:szCs w:val="24"/>
              </w:rPr>
              <w:t>Réponse anticipée par l’experte de contenu</w:t>
            </w:r>
          </w:p>
        </w:tc>
      </w:tr>
      <w:tr w:rsidR="009805C1" w14:paraId="2D198102" w14:textId="77777777" w:rsidTr="007F4082">
        <w:trPr>
          <w:trHeight w:val="486"/>
        </w:trPr>
        <w:tc>
          <w:tcPr>
            <w:tcW w:w="8629" w:type="dxa"/>
          </w:tcPr>
          <w:p w14:paraId="3A8CA199"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Tout à fait acceptable</w:t>
            </w:r>
          </w:p>
          <w:p w14:paraId="40202ADF" w14:textId="7FE93FE1" w:rsidR="009805C1" w:rsidRPr="00695138"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5C6B6B">
              <w:rPr>
                <w:rFonts w:ascii="Times New Roman" w:hAnsi="Times New Roman" w:cs="Times New Roman"/>
                <w:sz w:val="24"/>
                <w:szCs w:val="24"/>
              </w:rPr>
              <w:t xml:space="preserve">C'est une deuxième situation qui a déjà été adressée dans le passé. Pour moi il n'y a aucune excuse et </w:t>
            </w:r>
            <w:ins w:id="35" w:author="Lise Lecours" w:date="2024-10-30T15:40:00Z" w16du:dateUtc="2024-10-30T19:40:00Z">
              <w:r w:rsidR="00A25C03">
                <w:rPr>
                  <w:rFonts w:ascii="Times New Roman" w:hAnsi="Times New Roman" w:cs="Times New Roman"/>
                  <w:sz w:val="24"/>
                  <w:szCs w:val="24"/>
                </w:rPr>
                <w:t xml:space="preserve">nous avons </w:t>
              </w:r>
            </w:ins>
            <w:r w:rsidRPr="005C6B6B">
              <w:rPr>
                <w:rFonts w:ascii="Times New Roman" w:hAnsi="Times New Roman" w:cs="Times New Roman"/>
                <w:sz w:val="24"/>
                <w:szCs w:val="24"/>
              </w:rPr>
              <w:t>un fait concret pour intervenir</w:t>
            </w:r>
            <w:r>
              <w:rPr>
                <w:rFonts w:ascii="Times New Roman" w:hAnsi="Times New Roman" w:cs="Times New Roman"/>
                <w:sz w:val="24"/>
                <w:szCs w:val="24"/>
              </w:rPr>
              <w:t xml:space="preserve">. </w:t>
            </w:r>
          </w:p>
        </w:tc>
      </w:tr>
      <w:tr w:rsidR="009805C1" w14:paraId="5CA01C91" w14:textId="77777777" w:rsidTr="007F4082">
        <w:trPr>
          <w:trHeight w:val="486"/>
        </w:trPr>
        <w:tc>
          <w:tcPr>
            <w:tcW w:w="8629" w:type="dxa"/>
          </w:tcPr>
          <w:p w14:paraId="4676F4F4" w14:textId="77777777" w:rsidR="009805C1" w:rsidRPr="00695138" w:rsidRDefault="009805C1" w:rsidP="007F4082">
            <w:pPr>
              <w:spacing w:line="360" w:lineRule="auto"/>
              <w:jc w:val="center"/>
              <w:rPr>
                <w:rFonts w:ascii="Times New Roman" w:hAnsi="Times New Roman" w:cs="Times New Roman"/>
                <w:sz w:val="24"/>
                <w:szCs w:val="24"/>
              </w:rPr>
            </w:pPr>
            <w:r w:rsidRPr="00D67DD4">
              <w:rPr>
                <w:rFonts w:ascii="Times New Roman" w:hAnsi="Times New Roman" w:cs="Times New Roman"/>
                <w:b/>
                <w:bCs/>
                <w:sz w:val="24"/>
                <w:szCs w:val="24"/>
              </w:rPr>
              <w:t>Réponses des panélistes</w:t>
            </w:r>
          </w:p>
        </w:tc>
      </w:tr>
      <w:tr w:rsidR="009805C1" w14:paraId="0016C8B8" w14:textId="77777777" w:rsidTr="007F4082">
        <w:trPr>
          <w:trHeight w:val="486"/>
        </w:trPr>
        <w:tc>
          <w:tcPr>
            <w:tcW w:w="8629" w:type="dxa"/>
          </w:tcPr>
          <w:p w14:paraId="0574BE0C" w14:textId="77777777" w:rsidR="009805C1" w:rsidRPr="00AC46AC" w:rsidRDefault="009805C1" w:rsidP="007F4082">
            <w:pPr>
              <w:spacing w:line="360" w:lineRule="auto"/>
              <w:rPr>
                <w:rFonts w:ascii="Times New Roman" w:hAnsi="Times New Roman" w:cs="Times New Roman"/>
                <w:sz w:val="24"/>
                <w:szCs w:val="24"/>
                <w:u w:val="single"/>
              </w:rPr>
            </w:pPr>
            <w:r w:rsidRPr="00AC46AC">
              <w:rPr>
                <w:rFonts w:ascii="Times New Roman" w:hAnsi="Times New Roman" w:cs="Times New Roman"/>
                <w:sz w:val="24"/>
                <w:szCs w:val="24"/>
                <w:u w:val="single"/>
              </w:rPr>
              <w:t>Panéliste #2</w:t>
            </w:r>
          </w:p>
          <w:p w14:paraId="6AAB7DE4" w14:textId="77777777" w:rsidR="009805C1" w:rsidRPr="008C4E32" w:rsidRDefault="009805C1" w:rsidP="007F4082">
            <w:pPr>
              <w:spacing w:line="360" w:lineRule="auto"/>
              <w:rPr>
                <w:rFonts w:ascii="Times New Roman" w:hAnsi="Times New Roman" w:cs="Times New Roman"/>
                <w:sz w:val="24"/>
                <w:szCs w:val="24"/>
              </w:rPr>
            </w:pPr>
            <w:r w:rsidRPr="008C4E32">
              <w:rPr>
                <w:rFonts w:ascii="Times New Roman" w:hAnsi="Times New Roman" w:cs="Times New Roman"/>
                <w:sz w:val="24"/>
                <w:szCs w:val="24"/>
              </w:rPr>
              <w:t>Réponse :</w:t>
            </w:r>
            <w:r>
              <w:rPr>
                <w:rFonts w:ascii="Times New Roman" w:hAnsi="Times New Roman" w:cs="Times New Roman"/>
                <w:sz w:val="24"/>
                <w:szCs w:val="24"/>
              </w:rPr>
              <w:t xml:space="preserve"> </w:t>
            </w:r>
            <w:commentRangeStart w:id="36"/>
            <w:r>
              <w:rPr>
                <w:rFonts w:ascii="Times New Roman" w:hAnsi="Times New Roman" w:cs="Times New Roman"/>
                <w:sz w:val="24"/>
                <w:szCs w:val="24"/>
              </w:rPr>
              <w:t>Tout à fait inacceptable</w:t>
            </w:r>
            <w:commentRangeEnd w:id="36"/>
            <w:r w:rsidR="00A25C03">
              <w:rPr>
                <w:rStyle w:val="Marquedecommentaire"/>
              </w:rPr>
              <w:commentReference w:id="36"/>
            </w:r>
          </w:p>
          <w:p w14:paraId="5009821F" w14:textId="77777777" w:rsidR="009805C1" w:rsidRDefault="009805C1" w:rsidP="007F4082">
            <w:pPr>
              <w:spacing w:line="360" w:lineRule="auto"/>
              <w:rPr>
                <w:rFonts w:ascii="Times New Roman" w:hAnsi="Times New Roman" w:cs="Times New Roman"/>
                <w:sz w:val="24"/>
                <w:szCs w:val="24"/>
              </w:rPr>
            </w:pPr>
            <w:r w:rsidRPr="008C4E32">
              <w:rPr>
                <w:rFonts w:ascii="Times New Roman" w:hAnsi="Times New Roman" w:cs="Times New Roman"/>
                <w:sz w:val="24"/>
                <w:szCs w:val="24"/>
              </w:rPr>
              <w:t>Justification :</w:t>
            </w:r>
            <w:r>
              <w:rPr>
                <w:rFonts w:ascii="Times New Roman" w:hAnsi="Times New Roman" w:cs="Times New Roman"/>
                <w:sz w:val="24"/>
                <w:szCs w:val="24"/>
              </w:rPr>
              <w:t xml:space="preserve"> </w:t>
            </w:r>
            <w:r w:rsidRPr="000F6847">
              <w:rPr>
                <w:rFonts w:ascii="Times New Roman" w:hAnsi="Times New Roman" w:cs="Times New Roman"/>
                <w:sz w:val="24"/>
                <w:szCs w:val="24"/>
              </w:rPr>
              <w:t>Il est important de rencontrer Jonathan pour qu'il comprenne l'impact de ses commentaires, mais aussi de comprendre pourquoi il en a fait. S'il vit des enjeux ou des frustrations, il doit s'adresser aux bonnes personnes.</w:t>
            </w:r>
          </w:p>
          <w:p w14:paraId="17D1C77D" w14:textId="77777777" w:rsidR="009805C1" w:rsidRDefault="009805C1" w:rsidP="007F4082">
            <w:pPr>
              <w:spacing w:line="360" w:lineRule="auto"/>
              <w:rPr>
                <w:rFonts w:ascii="Times New Roman" w:hAnsi="Times New Roman" w:cs="Times New Roman"/>
                <w:b/>
                <w:bCs/>
                <w:sz w:val="24"/>
                <w:szCs w:val="24"/>
              </w:rPr>
            </w:pPr>
          </w:p>
          <w:p w14:paraId="65DED349" w14:textId="77777777" w:rsidR="009805C1" w:rsidRPr="00AC46AC" w:rsidRDefault="009805C1" w:rsidP="007F4082">
            <w:pPr>
              <w:spacing w:line="360" w:lineRule="auto"/>
              <w:rPr>
                <w:rFonts w:ascii="Times New Roman" w:hAnsi="Times New Roman" w:cs="Times New Roman"/>
                <w:sz w:val="24"/>
                <w:szCs w:val="24"/>
                <w:u w:val="single"/>
              </w:rPr>
            </w:pPr>
            <w:r w:rsidRPr="00AC46AC">
              <w:rPr>
                <w:rFonts w:ascii="Times New Roman" w:hAnsi="Times New Roman" w:cs="Times New Roman"/>
                <w:sz w:val="24"/>
                <w:szCs w:val="24"/>
                <w:u w:val="single"/>
              </w:rPr>
              <w:t>Panéliste #3</w:t>
            </w:r>
          </w:p>
          <w:p w14:paraId="305C7F4C" w14:textId="77777777" w:rsidR="009805C1" w:rsidRPr="008C4E32" w:rsidRDefault="009805C1" w:rsidP="007F4082">
            <w:pPr>
              <w:spacing w:line="360" w:lineRule="auto"/>
              <w:rPr>
                <w:rFonts w:ascii="Times New Roman" w:hAnsi="Times New Roman" w:cs="Times New Roman"/>
                <w:sz w:val="24"/>
                <w:szCs w:val="24"/>
              </w:rPr>
            </w:pPr>
            <w:r w:rsidRPr="008C4E32">
              <w:rPr>
                <w:rFonts w:ascii="Times New Roman" w:hAnsi="Times New Roman" w:cs="Times New Roman"/>
                <w:sz w:val="24"/>
                <w:szCs w:val="24"/>
              </w:rPr>
              <w:t>Réponse :</w:t>
            </w:r>
            <w:r>
              <w:rPr>
                <w:rFonts w:ascii="Times New Roman" w:hAnsi="Times New Roman" w:cs="Times New Roman"/>
                <w:sz w:val="24"/>
                <w:szCs w:val="24"/>
              </w:rPr>
              <w:t xml:space="preserve"> Acceptable </w:t>
            </w:r>
          </w:p>
          <w:p w14:paraId="678C5009" w14:textId="697CE47A" w:rsidR="009805C1" w:rsidRDefault="009805C1" w:rsidP="007F4082">
            <w:pPr>
              <w:spacing w:line="360" w:lineRule="auto"/>
              <w:rPr>
                <w:rFonts w:ascii="Times New Roman" w:hAnsi="Times New Roman" w:cs="Times New Roman"/>
                <w:sz w:val="24"/>
                <w:szCs w:val="24"/>
              </w:rPr>
            </w:pPr>
            <w:r w:rsidRPr="008C4E32">
              <w:rPr>
                <w:rFonts w:ascii="Times New Roman" w:hAnsi="Times New Roman" w:cs="Times New Roman"/>
                <w:sz w:val="24"/>
                <w:szCs w:val="24"/>
              </w:rPr>
              <w:lastRenderedPageBreak/>
              <w:t>Justification :</w:t>
            </w:r>
            <w:r>
              <w:rPr>
                <w:rFonts w:ascii="Times New Roman" w:hAnsi="Times New Roman" w:cs="Times New Roman"/>
                <w:sz w:val="24"/>
                <w:szCs w:val="24"/>
              </w:rPr>
              <w:t xml:space="preserve"> </w:t>
            </w:r>
            <w:r w:rsidRPr="000F6847">
              <w:rPr>
                <w:rFonts w:ascii="Times New Roman" w:hAnsi="Times New Roman" w:cs="Times New Roman"/>
                <w:sz w:val="24"/>
                <w:szCs w:val="24"/>
              </w:rPr>
              <w:t xml:space="preserve">Oui définitivement rencontrer l'employé. Possiblement oui pour avis verbal. Pourrait être </w:t>
            </w:r>
            <w:ins w:id="37" w:author="Lise Lecours" w:date="2024-10-30T15:41:00Z" w16du:dateUtc="2024-10-30T19:41:00Z">
              <w:r w:rsidR="00A25C03">
                <w:rPr>
                  <w:rFonts w:ascii="Times New Roman" w:hAnsi="Times New Roman" w:cs="Times New Roman"/>
                  <w:sz w:val="24"/>
                  <w:szCs w:val="24"/>
                </w:rPr>
                <w:t xml:space="preserve">un </w:t>
              </w:r>
            </w:ins>
            <w:r w:rsidRPr="000F6847">
              <w:rPr>
                <w:rFonts w:ascii="Times New Roman" w:hAnsi="Times New Roman" w:cs="Times New Roman"/>
                <w:sz w:val="24"/>
                <w:szCs w:val="24"/>
              </w:rPr>
              <w:t>avis écrit en fonction de 1) ce qui a été fait suite à la première offense - y a-t-il déjà eu un avis verbal? et 2) la nature des propos. Au besoin, réviser les obligations de loyautés d'un employé.</w:t>
            </w:r>
          </w:p>
          <w:p w14:paraId="0CE769C6" w14:textId="77777777" w:rsidR="009805C1" w:rsidRDefault="009805C1" w:rsidP="007F4082">
            <w:pPr>
              <w:spacing w:line="360" w:lineRule="auto"/>
              <w:rPr>
                <w:rFonts w:ascii="Times New Roman" w:hAnsi="Times New Roman" w:cs="Times New Roman"/>
                <w:b/>
                <w:bCs/>
                <w:sz w:val="24"/>
                <w:szCs w:val="24"/>
              </w:rPr>
            </w:pPr>
          </w:p>
          <w:p w14:paraId="24D1981D" w14:textId="77777777" w:rsidR="009805C1" w:rsidRPr="00AC46AC" w:rsidRDefault="009805C1" w:rsidP="007F4082">
            <w:pPr>
              <w:spacing w:line="360" w:lineRule="auto"/>
              <w:rPr>
                <w:rFonts w:ascii="Times New Roman" w:hAnsi="Times New Roman" w:cs="Times New Roman"/>
                <w:sz w:val="24"/>
                <w:szCs w:val="24"/>
                <w:u w:val="single"/>
              </w:rPr>
            </w:pPr>
            <w:r w:rsidRPr="00AC46AC">
              <w:rPr>
                <w:rFonts w:ascii="Times New Roman" w:hAnsi="Times New Roman" w:cs="Times New Roman"/>
                <w:sz w:val="24"/>
                <w:szCs w:val="24"/>
                <w:u w:val="single"/>
              </w:rPr>
              <w:t>Panéliste #4</w:t>
            </w:r>
          </w:p>
          <w:p w14:paraId="17C55971" w14:textId="77777777" w:rsidR="009805C1" w:rsidRPr="008C4E32" w:rsidRDefault="009805C1" w:rsidP="007F4082">
            <w:pPr>
              <w:spacing w:line="360" w:lineRule="auto"/>
              <w:jc w:val="both"/>
              <w:rPr>
                <w:rFonts w:ascii="Times New Roman" w:hAnsi="Times New Roman" w:cs="Times New Roman"/>
                <w:sz w:val="24"/>
                <w:szCs w:val="24"/>
              </w:rPr>
            </w:pPr>
            <w:r w:rsidRPr="008C4E32">
              <w:rPr>
                <w:rFonts w:ascii="Times New Roman" w:hAnsi="Times New Roman" w:cs="Times New Roman"/>
                <w:sz w:val="24"/>
                <w:szCs w:val="24"/>
              </w:rPr>
              <w:t>Réponse :</w:t>
            </w:r>
            <w:r>
              <w:rPr>
                <w:rFonts w:ascii="Times New Roman" w:hAnsi="Times New Roman" w:cs="Times New Roman"/>
                <w:sz w:val="24"/>
                <w:szCs w:val="24"/>
              </w:rPr>
              <w:t xml:space="preserve"> Acceptable</w:t>
            </w:r>
          </w:p>
          <w:p w14:paraId="090513C7" w14:textId="77777777" w:rsidR="009805C1" w:rsidRDefault="009805C1" w:rsidP="007F4082">
            <w:pPr>
              <w:spacing w:line="360" w:lineRule="auto"/>
              <w:jc w:val="both"/>
              <w:rPr>
                <w:rFonts w:ascii="Times New Roman" w:hAnsi="Times New Roman" w:cs="Times New Roman"/>
                <w:sz w:val="24"/>
                <w:szCs w:val="24"/>
              </w:rPr>
            </w:pPr>
            <w:r w:rsidRPr="008C4E32">
              <w:rPr>
                <w:rFonts w:ascii="Times New Roman" w:hAnsi="Times New Roman" w:cs="Times New Roman"/>
                <w:sz w:val="24"/>
                <w:szCs w:val="24"/>
              </w:rPr>
              <w:t>Justification :</w:t>
            </w:r>
            <w:r>
              <w:rPr>
                <w:rFonts w:ascii="Times New Roman" w:hAnsi="Times New Roman" w:cs="Times New Roman"/>
                <w:sz w:val="24"/>
                <w:szCs w:val="24"/>
              </w:rPr>
              <w:t xml:space="preserve"> </w:t>
            </w:r>
            <w:r w:rsidRPr="003C1EEE">
              <w:rPr>
                <w:rFonts w:ascii="Times New Roman" w:hAnsi="Times New Roman" w:cs="Times New Roman"/>
                <w:sz w:val="24"/>
                <w:szCs w:val="24"/>
              </w:rPr>
              <w:t>Dans les circonstances, la première étape serait de vérifier les faits. S'ils sont véridiques, et étant donné la gravité de la situation et que les attentes ont été clairement communiquées à l’employé, il est approprié de lui donner un avertissement verbal. Il est important d’expliquer les faits reprochés, de rappeler les attentes et d'indiquer les conséquences si la situation se reproduit.</w:t>
            </w:r>
          </w:p>
          <w:p w14:paraId="22D476F6" w14:textId="77777777" w:rsidR="009805C1" w:rsidRDefault="009805C1" w:rsidP="007F4082">
            <w:pPr>
              <w:spacing w:line="360" w:lineRule="auto"/>
              <w:rPr>
                <w:rFonts w:ascii="Times New Roman" w:hAnsi="Times New Roman" w:cs="Times New Roman"/>
                <w:sz w:val="24"/>
                <w:szCs w:val="24"/>
              </w:rPr>
            </w:pPr>
          </w:p>
          <w:p w14:paraId="4BE481A6" w14:textId="77777777" w:rsidR="009805C1" w:rsidRPr="00B76613" w:rsidRDefault="009805C1" w:rsidP="007F4082">
            <w:pPr>
              <w:spacing w:line="360" w:lineRule="auto"/>
              <w:rPr>
                <w:rFonts w:ascii="Times New Roman" w:hAnsi="Times New Roman" w:cs="Times New Roman"/>
                <w:sz w:val="24"/>
                <w:szCs w:val="24"/>
                <w:u w:val="single"/>
              </w:rPr>
            </w:pPr>
            <w:r w:rsidRPr="00B76613">
              <w:rPr>
                <w:rFonts w:ascii="Times New Roman" w:hAnsi="Times New Roman" w:cs="Times New Roman"/>
                <w:sz w:val="24"/>
                <w:szCs w:val="24"/>
                <w:u w:val="single"/>
              </w:rPr>
              <w:t>Panéliste #5</w:t>
            </w:r>
          </w:p>
          <w:p w14:paraId="184EA5AF" w14:textId="77777777" w:rsidR="009805C1" w:rsidRPr="008C4E32" w:rsidRDefault="009805C1" w:rsidP="007F4082">
            <w:pPr>
              <w:spacing w:line="360" w:lineRule="auto"/>
              <w:rPr>
                <w:rFonts w:ascii="Times New Roman" w:hAnsi="Times New Roman" w:cs="Times New Roman"/>
                <w:sz w:val="24"/>
                <w:szCs w:val="24"/>
              </w:rPr>
            </w:pPr>
            <w:r w:rsidRPr="008C4E32">
              <w:rPr>
                <w:rFonts w:ascii="Times New Roman" w:hAnsi="Times New Roman" w:cs="Times New Roman"/>
                <w:sz w:val="24"/>
                <w:szCs w:val="24"/>
              </w:rPr>
              <w:t>Réponse :</w:t>
            </w:r>
            <w:r>
              <w:rPr>
                <w:rFonts w:ascii="Times New Roman" w:hAnsi="Times New Roman" w:cs="Times New Roman"/>
                <w:sz w:val="24"/>
                <w:szCs w:val="24"/>
              </w:rPr>
              <w:t xml:space="preserve"> Tout à fait acceptable</w:t>
            </w:r>
          </w:p>
          <w:p w14:paraId="1C36DF07" w14:textId="77777777" w:rsidR="009805C1" w:rsidRPr="00D67DD4" w:rsidRDefault="009805C1" w:rsidP="007F4082">
            <w:pPr>
              <w:spacing w:line="360" w:lineRule="auto"/>
              <w:rPr>
                <w:rFonts w:ascii="Times New Roman" w:hAnsi="Times New Roman" w:cs="Times New Roman"/>
                <w:b/>
                <w:bCs/>
                <w:sz w:val="24"/>
                <w:szCs w:val="24"/>
              </w:rPr>
            </w:pPr>
            <w:r w:rsidRPr="008C4E32">
              <w:rPr>
                <w:rFonts w:ascii="Times New Roman" w:hAnsi="Times New Roman" w:cs="Times New Roman"/>
                <w:sz w:val="24"/>
                <w:szCs w:val="24"/>
              </w:rPr>
              <w:t>Justification :</w:t>
            </w:r>
            <w:r>
              <w:rPr>
                <w:rFonts w:ascii="Times New Roman" w:hAnsi="Times New Roman" w:cs="Times New Roman"/>
                <w:sz w:val="24"/>
                <w:szCs w:val="24"/>
              </w:rPr>
              <w:t xml:space="preserve"> </w:t>
            </w:r>
            <w:r w:rsidRPr="009D3607">
              <w:rPr>
                <w:rFonts w:ascii="Times New Roman" w:hAnsi="Times New Roman" w:cs="Times New Roman"/>
                <w:sz w:val="24"/>
                <w:szCs w:val="24"/>
              </w:rPr>
              <w:t>On ne peut pas tolérer cela, mais il faut une sensibilisation.</w:t>
            </w:r>
          </w:p>
        </w:tc>
      </w:tr>
    </w:tbl>
    <w:tbl>
      <w:tblPr>
        <w:tblStyle w:val="Grilledutableau"/>
        <w:tblpPr w:leftFromText="141" w:rightFromText="141" w:vertAnchor="text" w:tblpY="74"/>
        <w:tblW w:w="0" w:type="auto"/>
        <w:tblLook w:val="04A0" w:firstRow="1" w:lastRow="0" w:firstColumn="1" w:lastColumn="0" w:noHBand="0" w:noVBand="1"/>
      </w:tblPr>
      <w:tblGrid>
        <w:gridCol w:w="8630"/>
      </w:tblGrid>
      <w:tr w:rsidR="009805C1" w:rsidRPr="00D001AA" w14:paraId="0C50CC7F" w14:textId="77777777" w:rsidTr="007F4082">
        <w:trPr>
          <w:trHeight w:val="469"/>
        </w:trPr>
        <w:tc>
          <w:tcPr>
            <w:tcW w:w="8630" w:type="dxa"/>
          </w:tcPr>
          <w:p w14:paraId="051EDEAA"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lastRenderedPageBreak/>
              <w:t>Scénario 2</w:t>
            </w:r>
          </w:p>
        </w:tc>
      </w:tr>
      <w:tr w:rsidR="009805C1" w14:paraId="304C5941" w14:textId="77777777" w:rsidTr="007F4082">
        <w:tc>
          <w:tcPr>
            <w:tcW w:w="8630" w:type="dxa"/>
          </w:tcPr>
          <w:p w14:paraId="12C1CFC4"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Comportement observé :</w:t>
            </w:r>
          </w:p>
        </w:tc>
      </w:tr>
      <w:tr w:rsidR="009805C1" w14:paraId="7D564868" w14:textId="77777777" w:rsidTr="007F4082">
        <w:tc>
          <w:tcPr>
            <w:tcW w:w="8630" w:type="dxa"/>
          </w:tcPr>
          <w:p w14:paraId="7C08EC18" w14:textId="77777777" w:rsidR="009805C1" w:rsidRDefault="009805C1" w:rsidP="007F4082">
            <w:pPr>
              <w:spacing w:line="360" w:lineRule="auto"/>
              <w:jc w:val="both"/>
              <w:rPr>
                <w:rFonts w:ascii="Times New Roman" w:hAnsi="Times New Roman" w:cs="Times New Roman"/>
                <w:sz w:val="24"/>
                <w:szCs w:val="24"/>
              </w:rPr>
            </w:pPr>
            <w:r w:rsidRPr="00144515">
              <w:rPr>
                <w:rFonts w:ascii="Times New Roman" w:hAnsi="Times New Roman" w:cs="Times New Roman"/>
                <w:sz w:val="24"/>
                <w:szCs w:val="24"/>
              </w:rPr>
              <w:t>Après avoir validé les faits sur les réseaux sociaux, Sandra rencontre immédiatement Jonathan pour le suspendre 2 jours.</w:t>
            </w:r>
          </w:p>
        </w:tc>
      </w:tr>
      <w:tr w:rsidR="009805C1" w:rsidRPr="00D001AA" w14:paraId="03746282" w14:textId="77777777" w:rsidTr="007F4082">
        <w:trPr>
          <w:trHeight w:val="469"/>
        </w:trPr>
        <w:tc>
          <w:tcPr>
            <w:tcW w:w="8630" w:type="dxa"/>
          </w:tcPr>
          <w:p w14:paraId="7224A900" w14:textId="77777777" w:rsidR="009805C1" w:rsidRPr="00D001AA" w:rsidRDefault="009805C1" w:rsidP="007F4082">
            <w:pPr>
              <w:spacing w:line="360" w:lineRule="auto"/>
              <w:jc w:val="center"/>
              <w:rPr>
                <w:rFonts w:ascii="Times New Roman" w:hAnsi="Times New Roman" w:cs="Times New Roman"/>
                <w:b/>
                <w:bCs/>
                <w:sz w:val="24"/>
                <w:szCs w:val="24"/>
              </w:rPr>
            </w:pPr>
            <w:r w:rsidRPr="00C4112A">
              <w:rPr>
                <w:rFonts w:ascii="Times New Roman" w:hAnsi="Times New Roman" w:cs="Times New Roman"/>
                <w:b/>
                <w:bCs/>
                <w:sz w:val="24"/>
                <w:szCs w:val="24"/>
              </w:rPr>
              <w:t>Échelle de Likert</w:t>
            </w:r>
          </w:p>
        </w:tc>
      </w:tr>
      <w:tr w:rsidR="009805C1" w:rsidRPr="00D001AA" w14:paraId="7ED76281" w14:textId="77777777" w:rsidTr="007F4082">
        <w:trPr>
          <w:trHeight w:val="469"/>
        </w:trPr>
        <w:tc>
          <w:tcPr>
            <w:tcW w:w="8630" w:type="dxa"/>
          </w:tcPr>
          <w:p w14:paraId="22F3D24C" w14:textId="77777777" w:rsidR="009805C1" w:rsidRPr="00D001AA" w:rsidRDefault="009805C1" w:rsidP="007F4082">
            <w:pPr>
              <w:spacing w:line="360" w:lineRule="auto"/>
              <w:rPr>
                <w:rFonts w:ascii="Times New Roman" w:hAnsi="Times New Roman" w:cs="Times New Roman"/>
                <w:b/>
                <w:bCs/>
                <w:sz w:val="24"/>
                <w:szCs w:val="24"/>
              </w:rPr>
            </w:pPr>
            <w:r>
              <w:rPr>
                <w:rFonts w:ascii="Times New Roman" w:hAnsi="Times New Roman" w:cs="Times New Roman"/>
                <w:sz w:val="24"/>
                <w:szCs w:val="24"/>
              </w:rPr>
              <w:t>Le comportement observé est :</w:t>
            </w:r>
          </w:p>
        </w:tc>
      </w:tr>
      <w:tr w:rsidR="009805C1" w:rsidRPr="00D001AA" w14:paraId="6BE445CB" w14:textId="77777777" w:rsidTr="007F4082">
        <w:trPr>
          <w:trHeight w:val="469"/>
        </w:trPr>
        <w:tc>
          <w:tcPr>
            <w:tcW w:w="8630" w:type="dxa"/>
          </w:tcPr>
          <w:p w14:paraId="27EAF835"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Tout à fait inacceptable </w:t>
            </w:r>
            <w:r w:rsidRPr="003335D1">
              <w:rPr>
                <w:rFonts w:ascii="Times New Roman" w:hAnsi="Times New Roman" w:cs="Times New Roman"/>
                <w:sz w:val="24"/>
                <w:szCs w:val="24"/>
              </w:rPr>
              <w:t xml:space="preserve"> </w:t>
            </w:r>
          </w:p>
          <w:p w14:paraId="7C40E124"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Inacceptable</w:t>
            </w:r>
          </w:p>
          <w:p w14:paraId="600A24C0" w14:textId="77777777" w:rsidR="009805C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Acceptable</w:t>
            </w:r>
          </w:p>
          <w:p w14:paraId="0030D191" w14:textId="77777777" w:rsidR="009805C1" w:rsidRPr="00046F5C" w:rsidRDefault="009805C1" w:rsidP="009805C1">
            <w:pPr>
              <w:pStyle w:val="Paragraphedeliste"/>
              <w:numPr>
                <w:ilvl w:val="0"/>
                <w:numId w:val="15"/>
              </w:numPr>
              <w:spacing w:line="360" w:lineRule="auto"/>
              <w:rPr>
                <w:rFonts w:ascii="Times New Roman" w:hAnsi="Times New Roman" w:cs="Times New Roman"/>
                <w:sz w:val="24"/>
                <w:szCs w:val="24"/>
              </w:rPr>
            </w:pPr>
            <w:r w:rsidRPr="00046F5C">
              <w:rPr>
                <w:rFonts w:ascii="Times New Roman" w:hAnsi="Times New Roman" w:cs="Times New Roman"/>
                <w:sz w:val="24"/>
                <w:szCs w:val="24"/>
              </w:rPr>
              <w:t>Tout à fait acceptable</w:t>
            </w:r>
          </w:p>
        </w:tc>
      </w:tr>
      <w:tr w:rsidR="009805C1" w:rsidRPr="00D001AA" w14:paraId="2421151E" w14:textId="77777777" w:rsidTr="007F4082">
        <w:trPr>
          <w:trHeight w:val="469"/>
        </w:trPr>
        <w:tc>
          <w:tcPr>
            <w:tcW w:w="8630" w:type="dxa"/>
          </w:tcPr>
          <w:p w14:paraId="2F567DB3" w14:textId="77777777" w:rsidR="009805C1" w:rsidRPr="00D001AA"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 anticipée par l’experte de contenu</w:t>
            </w:r>
          </w:p>
        </w:tc>
      </w:tr>
      <w:tr w:rsidR="009805C1" w:rsidRPr="00D001AA" w14:paraId="30E6F6E9" w14:textId="77777777" w:rsidTr="007F4082">
        <w:trPr>
          <w:trHeight w:val="469"/>
        </w:trPr>
        <w:tc>
          <w:tcPr>
            <w:tcW w:w="8630" w:type="dxa"/>
          </w:tcPr>
          <w:p w14:paraId="2433F89E"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Inacceptable</w:t>
            </w:r>
          </w:p>
          <w:p w14:paraId="78D57B45" w14:textId="655C975C" w:rsidR="009805C1" w:rsidRPr="00A72AD7"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Justification :</w:t>
            </w:r>
            <w:r w:rsidRPr="000D6187">
              <w:rPr>
                <w:rFonts w:ascii="Roboto" w:hAnsi="Roboto"/>
                <w:spacing w:val="2"/>
                <w:shd w:val="clear" w:color="auto" w:fill="FFFFFF"/>
              </w:rPr>
              <w:t xml:space="preserve"> </w:t>
            </w:r>
            <w:r w:rsidRPr="000D6187">
              <w:rPr>
                <w:rFonts w:ascii="Times New Roman" w:hAnsi="Times New Roman" w:cs="Times New Roman"/>
                <w:sz w:val="24"/>
                <w:szCs w:val="24"/>
              </w:rPr>
              <w:t xml:space="preserve">En fait si la première fois il n'y a pas eu d'application de mesure disciplinaire, il faut une gradation des sanctions à faire. Bien que cela fait référence à </w:t>
            </w:r>
            <w:r w:rsidRPr="000D6187">
              <w:rPr>
                <w:rFonts w:ascii="Times New Roman" w:hAnsi="Times New Roman" w:cs="Times New Roman"/>
                <w:sz w:val="24"/>
                <w:szCs w:val="24"/>
              </w:rPr>
              <w:lastRenderedPageBreak/>
              <w:t xml:space="preserve">l'obligation de loyauté, il faut intervenir par étape. </w:t>
            </w:r>
            <w:del w:id="38" w:author="Lise Lecours" w:date="2024-10-30T15:42:00Z" w16du:dateUtc="2024-10-30T19:42:00Z">
              <w:r w:rsidRPr="000D6187" w:rsidDel="00A25C03">
                <w:rPr>
                  <w:rFonts w:ascii="Times New Roman" w:hAnsi="Times New Roman" w:cs="Times New Roman"/>
                  <w:sz w:val="24"/>
                  <w:szCs w:val="24"/>
                </w:rPr>
                <w:delText>Par contre</w:delText>
              </w:r>
            </w:del>
            <w:ins w:id="39" w:author="Lise Lecours" w:date="2024-10-30T15:42:00Z" w16du:dateUtc="2024-10-30T19:42:00Z">
              <w:r w:rsidR="00A25C03" w:rsidRPr="000D6187">
                <w:rPr>
                  <w:rFonts w:ascii="Times New Roman" w:hAnsi="Times New Roman" w:cs="Times New Roman"/>
                  <w:sz w:val="24"/>
                  <w:szCs w:val="24"/>
                </w:rPr>
                <w:t>Cependant</w:t>
              </w:r>
            </w:ins>
            <w:r w:rsidRPr="000D6187">
              <w:rPr>
                <w:rFonts w:ascii="Times New Roman" w:hAnsi="Times New Roman" w:cs="Times New Roman"/>
                <w:sz w:val="24"/>
                <w:szCs w:val="24"/>
              </w:rPr>
              <w:t>, il faut prendre en considération la gravité ou non de ce qui a été publié comme message.</w:t>
            </w:r>
          </w:p>
        </w:tc>
      </w:tr>
      <w:tr w:rsidR="009805C1" w:rsidRPr="00D001AA" w14:paraId="02F75E36" w14:textId="77777777" w:rsidTr="007F4082">
        <w:trPr>
          <w:trHeight w:val="469"/>
        </w:trPr>
        <w:tc>
          <w:tcPr>
            <w:tcW w:w="8630" w:type="dxa"/>
          </w:tcPr>
          <w:p w14:paraId="279B1167" w14:textId="77777777" w:rsidR="009805C1" w:rsidRPr="00D001AA" w:rsidRDefault="009805C1" w:rsidP="007F4082">
            <w:pPr>
              <w:spacing w:line="360" w:lineRule="auto"/>
              <w:jc w:val="center"/>
              <w:rPr>
                <w:rFonts w:ascii="Times New Roman" w:hAnsi="Times New Roman" w:cs="Times New Roman"/>
                <w:b/>
                <w:bCs/>
                <w:sz w:val="24"/>
                <w:szCs w:val="24"/>
              </w:rPr>
            </w:pPr>
            <w:r w:rsidRPr="00D67DD4">
              <w:rPr>
                <w:rFonts w:ascii="Times New Roman" w:hAnsi="Times New Roman" w:cs="Times New Roman"/>
                <w:b/>
                <w:bCs/>
                <w:sz w:val="24"/>
                <w:szCs w:val="24"/>
              </w:rPr>
              <w:lastRenderedPageBreak/>
              <w:t>Réponses des panélistes</w:t>
            </w:r>
          </w:p>
        </w:tc>
      </w:tr>
      <w:tr w:rsidR="009805C1" w:rsidRPr="00D001AA" w14:paraId="02DC7895" w14:textId="77777777" w:rsidTr="007F4082">
        <w:trPr>
          <w:trHeight w:val="469"/>
        </w:trPr>
        <w:tc>
          <w:tcPr>
            <w:tcW w:w="8630" w:type="dxa"/>
          </w:tcPr>
          <w:p w14:paraId="66E5DD29" w14:textId="77777777" w:rsidR="009805C1" w:rsidRPr="00A72AD7" w:rsidRDefault="009805C1" w:rsidP="007F4082">
            <w:pPr>
              <w:spacing w:line="360" w:lineRule="auto"/>
              <w:rPr>
                <w:rFonts w:ascii="Times New Roman" w:hAnsi="Times New Roman" w:cs="Times New Roman"/>
                <w:sz w:val="24"/>
                <w:szCs w:val="24"/>
                <w:u w:val="single"/>
              </w:rPr>
            </w:pPr>
            <w:r w:rsidRPr="00A72AD7">
              <w:rPr>
                <w:rFonts w:ascii="Times New Roman" w:hAnsi="Times New Roman" w:cs="Times New Roman"/>
                <w:sz w:val="24"/>
                <w:szCs w:val="24"/>
                <w:u w:val="single"/>
              </w:rPr>
              <w:t>Panéliste #2</w:t>
            </w:r>
          </w:p>
          <w:p w14:paraId="1B6259CC"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Inacceptable</w:t>
            </w:r>
          </w:p>
          <w:p w14:paraId="271BA0CE"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925D21">
              <w:rPr>
                <w:rFonts w:ascii="Roboto" w:hAnsi="Roboto"/>
                <w:spacing w:val="2"/>
                <w:shd w:val="clear" w:color="auto" w:fill="FFFFFF"/>
              </w:rPr>
              <w:t xml:space="preserve"> </w:t>
            </w:r>
            <w:r w:rsidRPr="00925D21">
              <w:rPr>
                <w:rFonts w:ascii="Times New Roman" w:hAnsi="Times New Roman" w:cs="Times New Roman"/>
                <w:sz w:val="24"/>
                <w:szCs w:val="24"/>
              </w:rPr>
              <w:t>Le comportement est inacceptable, mais la suspension n'est peut-être pas la bonne solution sans d'abord connaître les raisons de ses frustrations et de ses commentaires sur les réseaux. Selon la nature des propos, il doit y avoir une gradation des sanctions.</w:t>
            </w:r>
          </w:p>
          <w:p w14:paraId="69F4D36E" w14:textId="77777777" w:rsidR="009805C1" w:rsidRDefault="009805C1" w:rsidP="007F4082">
            <w:pPr>
              <w:spacing w:line="360" w:lineRule="auto"/>
              <w:jc w:val="both"/>
              <w:rPr>
                <w:rFonts w:ascii="Times New Roman" w:hAnsi="Times New Roman" w:cs="Times New Roman"/>
                <w:sz w:val="24"/>
                <w:szCs w:val="24"/>
              </w:rPr>
            </w:pPr>
          </w:p>
          <w:p w14:paraId="705FFF92" w14:textId="77777777" w:rsidR="009805C1" w:rsidRPr="00925D21" w:rsidRDefault="009805C1" w:rsidP="007F4082">
            <w:pPr>
              <w:spacing w:line="360" w:lineRule="auto"/>
              <w:jc w:val="both"/>
              <w:rPr>
                <w:rFonts w:ascii="Times New Roman" w:hAnsi="Times New Roman" w:cs="Times New Roman"/>
                <w:sz w:val="24"/>
                <w:szCs w:val="24"/>
                <w:u w:val="single"/>
              </w:rPr>
            </w:pPr>
            <w:r w:rsidRPr="00925D21">
              <w:rPr>
                <w:rFonts w:ascii="Times New Roman" w:hAnsi="Times New Roman" w:cs="Times New Roman"/>
                <w:sz w:val="24"/>
                <w:szCs w:val="24"/>
                <w:u w:val="single"/>
              </w:rPr>
              <w:t>Panéliste #4</w:t>
            </w:r>
          </w:p>
          <w:p w14:paraId="2DDC715C"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Inacceptable</w:t>
            </w:r>
          </w:p>
          <w:p w14:paraId="7CF5B0DB"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Justification :</w:t>
            </w:r>
            <w:r w:rsidRPr="0029760D">
              <w:rPr>
                <w:rFonts w:ascii="Roboto" w:hAnsi="Roboto"/>
                <w:spacing w:val="2"/>
                <w:shd w:val="clear" w:color="auto" w:fill="FFFFFF"/>
              </w:rPr>
              <w:t xml:space="preserve"> </w:t>
            </w:r>
            <w:r w:rsidRPr="0029760D">
              <w:rPr>
                <w:rFonts w:ascii="Times New Roman" w:hAnsi="Times New Roman" w:cs="Times New Roman"/>
                <w:sz w:val="24"/>
                <w:szCs w:val="24"/>
              </w:rPr>
              <w:t>Il faudrait évaluer les possibles conséquences de la publication d'un tel message, mais dans le cas présent, la suspension semble excessive. L'avis verbal serait la première action à poser, selon le principe de la gradation des sanctions.</w:t>
            </w:r>
          </w:p>
          <w:p w14:paraId="788ECAF9" w14:textId="77777777" w:rsidR="009805C1" w:rsidRDefault="009805C1" w:rsidP="007F4082">
            <w:pPr>
              <w:spacing w:line="360" w:lineRule="auto"/>
              <w:jc w:val="both"/>
              <w:rPr>
                <w:rFonts w:ascii="Times New Roman" w:hAnsi="Times New Roman" w:cs="Times New Roman"/>
                <w:sz w:val="24"/>
                <w:szCs w:val="24"/>
              </w:rPr>
            </w:pPr>
          </w:p>
          <w:p w14:paraId="190DB7C2" w14:textId="77777777" w:rsidR="009805C1" w:rsidRPr="002943BB" w:rsidRDefault="009805C1" w:rsidP="007F4082">
            <w:pPr>
              <w:spacing w:line="360" w:lineRule="auto"/>
              <w:jc w:val="both"/>
              <w:rPr>
                <w:rFonts w:ascii="Times New Roman" w:hAnsi="Times New Roman" w:cs="Times New Roman"/>
                <w:sz w:val="24"/>
                <w:szCs w:val="24"/>
                <w:u w:val="single"/>
              </w:rPr>
            </w:pPr>
            <w:r w:rsidRPr="002943BB">
              <w:rPr>
                <w:rFonts w:ascii="Times New Roman" w:hAnsi="Times New Roman" w:cs="Times New Roman"/>
                <w:sz w:val="24"/>
                <w:szCs w:val="24"/>
                <w:u w:val="single"/>
              </w:rPr>
              <w:t>Panéliste #5</w:t>
            </w:r>
          </w:p>
          <w:p w14:paraId="3E4F4659"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Inacceptable</w:t>
            </w:r>
          </w:p>
          <w:p w14:paraId="024A9901" w14:textId="77777777" w:rsidR="009805C1" w:rsidRPr="00A72AD7"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2943BB">
              <w:rPr>
                <w:rFonts w:ascii="Times New Roman" w:hAnsi="Times New Roman" w:cs="Times New Roman"/>
                <w:sz w:val="24"/>
                <w:szCs w:val="24"/>
              </w:rPr>
              <w:t>La suspension est trop lourde. Il faut lui faire prendre conscience avant tout.</w:t>
            </w:r>
          </w:p>
        </w:tc>
      </w:tr>
      <w:tr w:rsidR="009805C1" w:rsidRPr="00D001AA" w14:paraId="37E72B78" w14:textId="77777777" w:rsidTr="007F4082">
        <w:trPr>
          <w:trHeight w:val="469"/>
        </w:trPr>
        <w:tc>
          <w:tcPr>
            <w:tcW w:w="8630" w:type="dxa"/>
          </w:tcPr>
          <w:p w14:paraId="5F0AAEF7"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 xml:space="preserve">Scénario </w:t>
            </w:r>
            <w:r>
              <w:rPr>
                <w:rFonts w:ascii="Times New Roman" w:hAnsi="Times New Roman" w:cs="Times New Roman"/>
                <w:b/>
                <w:bCs/>
                <w:sz w:val="24"/>
                <w:szCs w:val="24"/>
              </w:rPr>
              <w:t>3</w:t>
            </w:r>
          </w:p>
        </w:tc>
      </w:tr>
      <w:tr w:rsidR="009805C1" w14:paraId="2A7CB709" w14:textId="77777777" w:rsidTr="007F4082">
        <w:tc>
          <w:tcPr>
            <w:tcW w:w="8630" w:type="dxa"/>
          </w:tcPr>
          <w:p w14:paraId="3A7B6273"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Comportement observé :</w:t>
            </w:r>
          </w:p>
        </w:tc>
      </w:tr>
      <w:tr w:rsidR="009805C1" w14:paraId="017F091C" w14:textId="77777777" w:rsidTr="007F4082">
        <w:tc>
          <w:tcPr>
            <w:tcW w:w="8630" w:type="dxa"/>
          </w:tcPr>
          <w:p w14:paraId="0D86A545" w14:textId="77777777" w:rsidR="009805C1" w:rsidRDefault="009805C1" w:rsidP="007F4082">
            <w:pPr>
              <w:spacing w:line="360" w:lineRule="auto"/>
              <w:jc w:val="both"/>
              <w:rPr>
                <w:rFonts w:ascii="Times New Roman" w:hAnsi="Times New Roman" w:cs="Times New Roman"/>
                <w:sz w:val="24"/>
                <w:szCs w:val="24"/>
              </w:rPr>
            </w:pPr>
            <w:r w:rsidRPr="00011A19">
              <w:rPr>
                <w:rFonts w:ascii="Times New Roman" w:hAnsi="Times New Roman" w:cs="Times New Roman"/>
                <w:sz w:val="24"/>
                <w:szCs w:val="24"/>
              </w:rPr>
              <w:t>Sandra congédie immédiatement Jonathan.</w:t>
            </w:r>
          </w:p>
        </w:tc>
      </w:tr>
      <w:tr w:rsidR="009805C1" w14:paraId="1DBB8A39" w14:textId="77777777" w:rsidTr="007F4082">
        <w:tc>
          <w:tcPr>
            <w:tcW w:w="8630" w:type="dxa"/>
          </w:tcPr>
          <w:p w14:paraId="018D1DC4" w14:textId="77777777" w:rsidR="009805C1" w:rsidRPr="00011A19" w:rsidRDefault="009805C1" w:rsidP="007F4082">
            <w:pPr>
              <w:spacing w:line="360" w:lineRule="auto"/>
              <w:jc w:val="center"/>
              <w:rPr>
                <w:rFonts w:ascii="Times New Roman" w:hAnsi="Times New Roman" w:cs="Times New Roman"/>
                <w:b/>
                <w:bCs/>
                <w:sz w:val="24"/>
                <w:szCs w:val="24"/>
              </w:rPr>
            </w:pPr>
            <w:r w:rsidRPr="00011A19">
              <w:rPr>
                <w:rFonts w:ascii="Times New Roman" w:hAnsi="Times New Roman" w:cs="Times New Roman"/>
                <w:b/>
                <w:bCs/>
                <w:sz w:val="24"/>
                <w:szCs w:val="24"/>
              </w:rPr>
              <w:t>Échelle de Likert</w:t>
            </w:r>
          </w:p>
        </w:tc>
      </w:tr>
      <w:tr w:rsidR="009805C1" w14:paraId="6086031C" w14:textId="77777777" w:rsidTr="007F4082">
        <w:tc>
          <w:tcPr>
            <w:tcW w:w="8630" w:type="dxa"/>
          </w:tcPr>
          <w:p w14:paraId="3EB27D84" w14:textId="77777777" w:rsidR="009805C1" w:rsidRPr="00C4112A" w:rsidRDefault="009805C1" w:rsidP="007F4082">
            <w:pPr>
              <w:spacing w:line="360" w:lineRule="auto"/>
              <w:rPr>
                <w:rFonts w:ascii="Times New Roman" w:hAnsi="Times New Roman" w:cs="Times New Roman"/>
                <w:b/>
                <w:bCs/>
                <w:sz w:val="24"/>
                <w:szCs w:val="24"/>
              </w:rPr>
            </w:pPr>
            <w:r w:rsidRPr="00E9533E">
              <w:rPr>
                <w:rFonts w:ascii="Times New Roman" w:hAnsi="Times New Roman" w:cs="Times New Roman"/>
                <w:sz w:val="24"/>
                <w:szCs w:val="24"/>
              </w:rPr>
              <w:t>Le comportement observé est :</w:t>
            </w:r>
          </w:p>
        </w:tc>
      </w:tr>
      <w:tr w:rsidR="009805C1" w14:paraId="10B9A8CA" w14:textId="77777777" w:rsidTr="007F4082">
        <w:trPr>
          <w:trHeight w:val="416"/>
        </w:trPr>
        <w:tc>
          <w:tcPr>
            <w:tcW w:w="8630" w:type="dxa"/>
          </w:tcPr>
          <w:p w14:paraId="10323CB7"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Tout à fait inacceptable</w:t>
            </w:r>
            <w:r w:rsidRPr="003335D1">
              <w:rPr>
                <w:rFonts w:ascii="Times New Roman" w:hAnsi="Times New Roman" w:cs="Times New Roman"/>
                <w:sz w:val="24"/>
                <w:szCs w:val="24"/>
              </w:rPr>
              <w:t xml:space="preserve"> </w:t>
            </w:r>
          </w:p>
          <w:p w14:paraId="724FEF66"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Inacceptable</w:t>
            </w:r>
          </w:p>
          <w:p w14:paraId="7FA021B9" w14:textId="77777777" w:rsidR="009805C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Acceptable</w:t>
            </w:r>
          </w:p>
          <w:p w14:paraId="3D3AB835" w14:textId="77777777" w:rsidR="009805C1" w:rsidRPr="007A5295"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Tout à fait acceptable</w:t>
            </w:r>
          </w:p>
        </w:tc>
      </w:tr>
      <w:tr w:rsidR="009805C1" w14:paraId="68CDC268" w14:textId="77777777" w:rsidTr="007F4082">
        <w:tc>
          <w:tcPr>
            <w:tcW w:w="8630" w:type="dxa"/>
          </w:tcPr>
          <w:p w14:paraId="3D8D1790" w14:textId="77777777" w:rsidR="009805C1" w:rsidRPr="00011A19"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 anticipée par l’experte de contenu</w:t>
            </w:r>
          </w:p>
        </w:tc>
      </w:tr>
      <w:tr w:rsidR="009805C1" w14:paraId="1DA96F1E" w14:textId="77777777" w:rsidTr="007F4082">
        <w:tc>
          <w:tcPr>
            <w:tcW w:w="8630" w:type="dxa"/>
          </w:tcPr>
          <w:p w14:paraId="38A7FA7B" w14:textId="77777777" w:rsidR="009805C1" w:rsidRPr="00095D57" w:rsidRDefault="009805C1" w:rsidP="007F4082">
            <w:pPr>
              <w:spacing w:line="360" w:lineRule="auto"/>
              <w:rPr>
                <w:rFonts w:ascii="Times New Roman" w:hAnsi="Times New Roman" w:cs="Times New Roman"/>
                <w:sz w:val="24"/>
                <w:szCs w:val="24"/>
              </w:rPr>
            </w:pPr>
            <w:r w:rsidRPr="00095D57">
              <w:rPr>
                <w:rFonts w:ascii="Times New Roman" w:hAnsi="Times New Roman" w:cs="Times New Roman"/>
                <w:sz w:val="24"/>
                <w:szCs w:val="24"/>
              </w:rPr>
              <w:lastRenderedPageBreak/>
              <w:t>Réponse</w:t>
            </w:r>
            <w:r>
              <w:rPr>
                <w:rFonts w:ascii="Times New Roman" w:hAnsi="Times New Roman" w:cs="Times New Roman"/>
                <w:sz w:val="24"/>
                <w:szCs w:val="24"/>
              </w:rPr>
              <w:t> : Tout à fait inacceptable</w:t>
            </w:r>
          </w:p>
          <w:p w14:paraId="1F410D56" w14:textId="77777777" w:rsidR="009805C1" w:rsidRPr="00011A19" w:rsidRDefault="009805C1" w:rsidP="007F4082">
            <w:pPr>
              <w:spacing w:line="360" w:lineRule="auto"/>
              <w:rPr>
                <w:rFonts w:ascii="Times New Roman" w:hAnsi="Times New Roman" w:cs="Times New Roman"/>
                <w:b/>
                <w:bCs/>
                <w:sz w:val="24"/>
                <w:szCs w:val="24"/>
              </w:rPr>
            </w:pPr>
            <w:r w:rsidRPr="00095D57">
              <w:rPr>
                <w:rFonts w:ascii="Times New Roman" w:hAnsi="Times New Roman" w:cs="Times New Roman"/>
                <w:sz w:val="24"/>
                <w:szCs w:val="24"/>
              </w:rPr>
              <w:t>Justification :</w:t>
            </w:r>
            <w:r w:rsidRPr="00606C74">
              <w:rPr>
                <w:rFonts w:ascii="Roboto" w:hAnsi="Roboto"/>
                <w:spacing w:val="2"/>
                <w:shd w:val="clear" w:color="auto" w:fill="FFFFFF"/>
              </w:rPr>
              <w:t xml:space="preserve"> </w:t>
            </w:r>
            <w:r w:rsidRPr="00606C74">
              <w:rPr>
                <w:rFonts w:ascii="Times New Roman" w:hAnsi="Times New Roman" w:cs="Times New Roman"/>
                <w:sz w:val="24"/>
                <w:szCs w:val="24"/>
              </w:rPr>
              <w:t>Il faut faire un processus de gradation des sanctions. C'est une deuxième situation à ce stade-ci.</w:t>
            </w:r>
          </w:p>
        </w:tc>
      </w:tr>
      <w:tr w:rsidR="009805C1" w14:paraId="2F264C88" w14:textId="77777777" w:rsidTr="007F4082">
        <w:tc>
          <w:tcPr>
            <w:tcW w:w="8630" w:type="dxa"/>
          </w:tcPr>
          <w:p w14:paraId="08188155" w14:textId="77777777" w:rsidR="009805C1" w:rsidRPr="00011A19" w:rsidRDefault="009805C1" w:rsidP="007F4082">
            <w:pPr>
              <w:spacing w:line="360" w:lineRule="auto"/>
              <w:jc w:val="center"/>
              <w:rPr>
                <w:rFonts w:ascii="Times New Roman" w:hAnsi="Times New Roman" w:cs="Times New Roman"/>
                <w:b/>
                <w:bCs/>
                <w:sz w:val="24"/>
                <w:szCs w:val="24"/>
              </w:rPr>
            </w:pPr>
            <w:r w:rsidRPr="00011A19">
              <w:rPr>
                <w:rFonts w:ascii="Times New Roman" w:hAnsi="Times New Roman" w:cs="Times New Roman"/>
                <w:b/>
                <w:bCs/>
                <w:sz w:val="24"/>
                <w:szCs w:val="24"/>
              </w:rPr>
              <w:t>Réponses des panélistes</w:t>
            </w:r>
          </w:p>
        </w:tc>
      </w:tr>
      <w:tr w:rsidR="009805C1" w14:paraId="5905F737" w14:textId="77777777" w:rsidTr="007F4082">
        <w:tc>
          <w:tcPr>
            <w:tcW w:w="8630" w:type="dxa"/>
          </w:tcPr>
          <w:p w14:paraId="6B52CF27"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Panéliste #2</w:t>
            </w:r>
          </w:p>
          <w:p w14:paraId="62E1EB86" w14:textId="77777777" w:rsidR="009805C1" w:rsidRPr="00095D57" w:rsidRDefault="009805C1" w:rsidP="007F4082">
            <w:pPr>
              <w:spacing w:line="360" w:lineRule="auto"/>
              <w:rPr>
                <w:rFonts w:ascii="Times New Roman" w:hAnsi="Times New Roman" w:cs="Times New Roman"/>
                <w:sz w:val="24"/>
                <w:szCs w:val="24"/>
              </w:rPr>
            </w:pPr>
            <w:r w:rsidRPr="00095D57">
              <w:rPr>
                <w:rFonts w:ascii="Times New Roman" w:hAnsi="Times New Roman" w:cs="Times New Roman"/>
                <w:sz w:val="24"/>
                <w:szCs w:val="24"/>
              </w:rPr>
              <w:t>Réponse</w:t>
            </w:r>
            <w:r>
              <w:rPr>
                <w:rFonts w:ascii="Times New Roman" w:hAnsi="Times New Roman" w:cs="Times New Roman"/>
                <w:sz w:val="24"/>
                <w:szCs w:val="24"/>
              </w:rPr>
              <w:t> : Inacceptable</w:t>
            </w:r>
          </w:p>
          <w:p w14:paraId="1015644D" w14:textId="77777777" w:rsidR="009805C1" w:rsidRDefault="009805C1" w:rsidP="007F4082">
            <w:pPr>
              <w:spacing w:line="360" w:lineRule="auto"/>
              <w:jc w:val="both"/>
              <w:rPr>
                <w:rFonts w:ascii="Times New Roman" w:hAnsi="Times New Roman" w:cs="Times New Roman"/>
                <w:sz w:val="24"/>
                <w:szCs w:val="24"/>
              </w:rPr>
            </w:pPr>
            <w:r w:rsidRPr="00095D57">
              <w:rPr>
                <w:rFonts w:ascii="Times New Roman" w:hAnsi="Times New Roman" w:cs="Times New Roman"/>
                <w:sz w:val="24"/>
                <w:szCs w:val="24"/>
              </w:rPr>
              <w:t>Justification :</w:t>
            </w:r>
            <w:r w:rsidRPr="00133420">
              <w:rPr>
                <w:rFonts w:ascii="Roboto" w:hAnsi="Roboto"/>
                <w:spacing w:val="2"/>
                <w:shd w:val="clear" w:color="auto" w:fill="FFFFFF"/>
              </w:rPr>
              <w:t xml:space="preserve"> </w:t>
            </w:r>
            <w:r w:rsidRPr="00133420">
              <w:rPr>
                <w:rFonts w:ascii="Times New Roman" w:hAnsi="Times New Roman" w:cs="Times New Roman"/>
                <w:sz w:val="24"/>
                <w:szCs w:val="24"/>
              </w:rPr>
              <w:t>Même si le comportement est inacceptable, Jonathan doit d'abord être rencontré et avoir une gradation des sanctions. Il doit comprendre l'impact de ses gestes et l'organisation doit comprendre ses frustrations et lui faire comprendre qu'il doit s'adresser aux bonnes personnes.</w:t>
            </w:r>
          </w:p>
          <w:p w14:paraId="1FB591AD" w14:textId="77777777" w:rsidR="009805C1" w:rsidRDefault="009805C1" w:rsidP="007F4082">
            <w:pPr>
              <w:spacing w:line="360" w:lineRule="auto"/>
              <w:rPr>
                <w:rFonts w:ascii="Times New Roman" w:hAnsi="Times New Roman" w:cs="Times New Roman"/>
                <w:sz w:val="24"/>
                <w:szCs w:val="24"/>
              </w:rPr>
            </w:pPr>
          </w:p>
          <w:p w14:paraId="13A25A10" w14:textId="77777777" w:rsidR="009805C1" w:rsidRPr="00133420" w:rsidRDefault="009805C1" w:rsidP="007F4082">
            <w:pPr>
              <w:spacing w:line="360" w:lineRule="auto"/>
              <w:rPr>
                <w:rFonts w:ascii="Times New Roman" w:hAnsi="Times New Roman" w:cs="Times New Roman"/>
                <w:sz w:val="24"/>
                <w:szCs w:val="24"/>
                <w:u w:val="single"/>
              </w:rPr>
            </w:pPr>
            <w:r w:rsidRPr="00133420">
              <w:rPr>
                <w:rFonts w:ascii="Times New Roman" w:hAnsi="Times New Roman" w:cs="Times New Roman"/>
                <w:sz w:val="24"/>
                <w:szCs w:val="24"/>
                <w:u w:val="single"/>
              </w:rPr>
              <w:t>Panéliste #4</w:t>
            </w:r>
          </w:p>
          <w:p w14:paraId="5665E4D6" w14:textId="77777777" w:rsidR="009805C1" w:rsidRPr="00095D57" w:rsidRDefault="009805C1" w:rsidP="007F4082">
            <w:pPr>
              <w:spacing w:line="360" w:lineRule="auto"/>
              <w:rPr>
                <w:rFonts w:ascii="Times New Roman" w:hAnsi="Times New Roman" w:cs="Times New Roman"/>
                <w:sz w:val="24"/>
                <w:szCs w:val="24"/>
              </w:rPr>
            </w:pPr>
            <w:r w:rsidRPr="00095D57">
              <w:rPr>
                <w:rFonts w:ascii="Times New Roman" w:hAnsi="Times New Roman" w:cs="Times New Roman"/>
                <w:sz w:val="24"/>
                <w:szCs w:val="24"/>
              </w:rPr>
              <w:t>Réponse</w:t>
            </w:r>
            <w:r>
              <w:rPr>
                <w:rFonts w:ascii="Times New Roman" w:hAnsi="Times New Roman" w:cs="Times New Roman"/>
                <w:sz w:val="24"/>
                <w:szCs w:val="24"/>
              </w:rPr>
              <w:t> : Tout à fait inacceptable</w:t>
            </w:r>
          </w:p>
          <w:p w14:paraId="1E08DB75" w14:textId="77777777" w:rsidR="009805C1" w:rsidRDefault="009805C1" w:rsidP="007F4082">
            <w:pPr>
              <w:spacing w:line="360" w:lineRule="auto"/>
              <w:rPr>
                <w:rFonts w:ascii="Times New Roman" w:hAnsi="Times New Roman" w:cs="Times New Roman"/>
                <w:sz w:val="24"/>
                <w:szCs w:val="24"/>
              </w:rPr>
            </w:pPr>
            <w:r w:rsidRPr="00095D57">
              <w:rPr>
                <w:rFonts w:ascii="Times New Roman" w:hAnsi="Times New Roman" w:cs="Times New Roman"/>
                <w:sz w:val="24"/>
                <w:szCs w:val="24"/>
              </w:rPr>
              <w:t>Justification :</w:t>
            </w:r>
            <w:r w:rsidRPr="003D0155">
              <w:rPr>
                <w:rFonts w:ascii="Roboto" w:hAnsi="Roboto"/>
                <w:spacing w:val="2"/>
                <w:shd w:val="clear" w:color="auto" w:fill="FFFFFF"/>
              </w:rPr>
              <w:t xml:space="preserve"> </w:t>
            </w:r>
            <w:r w:rsidRPr="003D0155">
              <w:rPr>
                <w:rFonts w:ascii="Times New Roman" w:hAnsi="Times New Roman" w:cs="Times New Roman"/>
                <w:sz w:val="24"/>
                <w:szCs w:val="24"/>
              </w:rPr>
              <w:t>D'après les informations fournies, Sandra n'a apparemment pas vérifié les faits ni évalué la nature et la gravité des conséquences. Cette mesure semble inappropriée, ne respecte pas le principe de gradation des sanctions et expose l'entreprise à des risques de préjudices.</w:t>
            </w:r>
          </w:p>
          <w:p w14:paraId="54D7D8B1" w14:textId="77777777" w:rsidR="009805C1" w:rsidRDefault="009805C1" w:rsidP="007F4082">
            <w:pPr>
              <w:spacing w:line="360" w:lineRule="auto"/>
              <w:rPr>
                <w:rFonts w:ascii="Times New Roman" w:hAnsi="Times New Roman" w:cs="Times New Roman"/>
                <w:sz w:val="24"/>
                <w:szCs w:val="24"/>
              </w:rPr>
            </w:pPr>
          </w:p>
          <w:p w14:paraId="77A0D930" w14:textId="77777777" w:rsidR="009805C1" w:rsidRPr="003D0155" w:rsidRDefault="009805C1" w:rsidP="007F4082">
            <w:pPr>
              <w:spacing w:line="360" w:lineRule="auto"/>
              <w:rPr>
                <w:rFonts w:ascii="Times New Roman" w:hAnsi="Times New Roman" w:cs="Times New Roman"/>
                <w:sz w:val="24"/>
                <w:szCs w:val="24"/>
                <w:u w:val="single"/>
              </w:rPr>
            </w:pPr>
            <w:r w:rsidRPr="003D0155">
              <w:rPr>
                <w:rFonts w:ascii="Times New Roman" w:hAnsi="Times New Roman" w:cs="Times New Roman"/>
                <w:sz w:val="24"/>
                <w:szCs w:val="24"/>
                <w:u w:val="single"/>
              </w:rPr>
              <w:t>Panéliste #5</w:t>
            </w:r>
          </w:p>
          <w:p w14:paraId="70B8ECF0" w14:textId="77777777" w:rsidR="009805C1" w:rsidRPr="00095D57" w:rsidRDefault="009805C1" w:rsidP="007F4082">
            <w:pPr>
              <w:spacing w:line="360" w:lineRule="auto"/>
              <w:rPr>
                <w:rFonts w:ascii="Times New Roman" w:hAnsi="Times New Roman" w:cs="Times New Roman"/>
                <w:sz w:val="24"/>
                <w:szCs w:val="24"/>
              </w:rPr>
            </w:pPr>
            <w:r w:rsidRPr="00095D57">
              <w:rPr>
                <w:rFonts w:ascii="Times New Roman" w:hAnsi="Times New Roman" w:cs="Times New Roman"/>
                <w:sz w:val="24"/>
                <w:szCs w:val="24"/>
              </w:rPr>
              <w:t>Réponse</w:t>
            </w:r>
            <w:r>
              <w:rPr>
                <w:rFonts w:ascii="Times New Roman" w:hAnsi="Times New Roman" w:cs="Times New Roman"/>
                <w:sz w:val="24"/>
                <w:szCs w:val="24"/>
              </w:rPr>
              <w:t> : Tout à fait inacceptable</w:t>
            </w:r>
          </w:p>
          <w:p w14:paraId="01669F9D" w14:textId="77777777" w:rsidR="009805C1" w:rsidRPr="00095D57" w:rsidRDefault="009805C1" w:rsidP="007F4082">
            <w:pPr>
              <w:spacing w:line="360" w:lineRule="auto"/>
              <w:rPr>
                <w:rFonts w:ascii="Times New Roman" w:hAnsi="Times New Roman" w:cs="Times New Roman"/>
                <w:sz w:val="24"/>
                <w:szCs w:val="24"/>
              </w:rPr>
            </w:pPr>
            <w:r w:rsidRPr="00095D57">
              <w:rPr>
                <w:rFonts w:ascii="Times New Roman" w:hAnsi="Times New Roman" w:cs="Times New Roman"/>
                <w:sz w:val="24"/>
                <w:szCs w:val="24"/>
              </w:rPr>
              <w:t>Justification :</w:t>
            </w:r>
            <w:r w:rsidRPr="00E62693">
              <w:rPr>
                <w:rFonts w:ascii="Roboto" w:hAnsi="Roboto"/>
                <w:spacing w:val="2"/>
                <w:shd w:val="clear" w:color="auto" w:fill="FFFFFF"/>
              </w:rPr>
              <w:t xml:space="preserve"> </w:t>
            </w:r>
            <w:r>
              <w:rPr>
                <w:rFonts w:ascii="Roboto" w:hAnsi="Roboto"/>
                <w:spacing w:val="2"/>
                <w:shd w:val="clear" w:color="auto" w:fill="FFFFFF"/>
              </w:rPr>
              <w:t>N</w:t>
            </w:r>
            <w:r w:rsidRPr="00E62693">
              <w:rPr>
                <w:rFonts w:ascii="Times New Roman" w:hAnsi="Times New Roman" w:cs="Times New Roman"/>
                <w:sz w:val="24"/>
                <w:szCs w:val="24"/>
              </w:rPr>
              <w:t>on-respect de la gradation des sanctions</w:t>
            </w:r>
          </w:p>
        </w:tc>
      </w:tr>
      <w:tr w:rsidR="009805C1" w14:paraId="2C549C61" w14:textId="77777777" w:rsidTr="007F4082">
        <w:tc>
          <w:tcPr>
            <w:tcW w:w="8630" w:type="dxa"/>
          </w:tcPr>
          <w:p w14:paraId="54E9E720" w14:textId="77777777" w:rsidR="009805C1" w:rsidRPr="00D67DD4" w:rsidRDefault="009805C1" w:rsidP="007F4082">
            <w:pPr>
              <w:spacing w:line="360" w:lineRule="auto"/>
              <w:jc w:val="center"/>
              <w:rPr>
                <w:rFonts w:ascii="Times New Roman" w:hAnsi="Times New Roman" w:cs="Times New Roman"/>
                <w:b/>
                <w:bCs/>
                <w:sz w:val="24"/>
                <w:szCs w:val="24"/>
              </w:rPr>
            </w:pPr>
            <w:r w:rsidRPr="00FA5311">
              <w:rPr>
                <w:rFonts w:ascii="Times New Roman" w:hAnsi="Times New Roman" w:cs="Times New Roman"/>
                <w:b/>
                <w:bCs/>
                <w:sz w:val="24"/>
                <w:szCs w:val="24"/>
                <w:highlight w:val="yellow"/>
              </w:rPr>
              <w:t>Synthèse éducative</w:t>
            </w:r>
            <w:r>
              <w:rPr>
                <w:rFonts w:ascii="Times New Roman" w:hAnsi="Times New Roman" w:cs="Times New Roman"/>
                <w:b/>
                <w:bCs/>
                <w:sz w:val="24"/>
                <w:szCs w:val="24"/>
              </w:rPr>
              <w:t xml:space="preserve"> </w:t>
            </w:r>
          </w:p>
        </w:tc>
      </w:tr>
      <w:tr w:rsidR="009805C1" w14:paraId="3697CB05" w14:textId="77777777" w:rsidTr="007F4082">
        <w:tc>
          <w:tcPr>
            <w:tcW w:w="8630" w:type="dxa"/>
          </w:tcPr>
          <w:p w14:paraId="45000257" w14:textId="77777777" w:rsidR="009805C1" w:rsidRPr="00E95F2C"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Pr="00E95F2C">
              <w:rPr>
                <w:rFonts w:ascii="Times New Roman" w:hAnsi="Times New Roman" w:cs="Times New Roman"/>
                <w:b/>
                <w:bCs/>
                <w:sz w:val="24"/>
                <w:szCs w:val="24"/>
              </w:rPr>
              <w:t xml:space="preserve">Éléments clés des réponses des panélistes : </w:t>
            </w:r>
          </w:p>
          <w:p w14:paraId="2C6699ED" w14:textId="77777777" w:rsidR="009805C1" w:rsidRPr="00EA7BFB" w:rsidRDefault="009805C1" w:rsidP="009805C1">
            <w:pPr>
              <w:pStyle w:val="Paragraphedeliste"/>
              <w:numPr>
                <w:ilvl w:val="0"/>
                <w:numId w:val="2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Sensibilisation: </w:t>
            </w:r>
            <w:r w:rsidRPr="00026F3F">
              <w:rPr>
                <w:rFonts w:ascii="Times New Roman" w:hAnsi="Times New Roman" w:cs="Times New Roman"/>
                <w:sz w:val="24"/>
                <w:szCs w:val="24"/>
              </w:rPr>
              <w:t>Les pan</w:t>
            </w:r>
            <w:r>
              <w:rPr>
                <w:rFonts w:ascii="Times New Roman" w:hAnsi="Times New Roman" w:cs="Times New Roman"/>
                <w:sz w:val="24"/>
                <w:szCs w:val="24"/>
              </w:rPr>
              <w:t xml:space="preserve">élistes s’entendent sur l’importance de rencontrer Jonathan afin de le sensibiliser aux impacts de son comportement. De plus, une rencontre avec Jonathan permettrait de mieux comprendre la source de son comportement et identifier les frustrations dans le cas échéant. </w:t>
            </w:r>
          </w:p>
          <w:p w14:paraId="772BD629" w14:textId="77777777" w:rsidR="009805C1" w:rsidRDefault="009805C1" w:rsidP="009805C1">
            <w:pPr>
              <w:pStyle w:val="Paragraphedeliste"/>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Gradation des sanctions : </w:t>
            </w:r>
            <w:r w:rsidRPr="00EA7BFB">
              <w:rPr>
                <w:rFonts w:ascii="Times New Roman" w:hAnsi="Times New Roman" w:cs="Times New Roman"/>
                <w:sz w:val="24"/>
                <w:szCs w:val="24"/>
              </w:rPr>
              <w:t xml:space="preserve">Il est important d’intervenir </w:t>
            </w:r>
            <w:r>
              <w:rPr>
                <w:rFonts w:ascii="Times New Roman" w:hAnsi="Times New Roman" w:cs="Times New Roman"/>
                <w:sz w:val="24"/>
                <w:szCs w:val="24"/>
              </w:rPr>
              <w:t xml:space="preserve">selon l’échelle préétablie au sein de l’organisation avant d’appliquer une sanction. </w:t>
            </w:r>
          </w:p>
          <w:p w14:paraId="67C3E485" w14:textId="77777777" w:rsidR="009805C1" w:rsidRDefault="009805C1" w:rsidP="007F4082">
            <w:pPr>
              <w:spacing w:line="360" w:lineRule="auto"/>
              <w:ind w:left="360"/>
              <w:jc w:val="both"/>
              <w:rPr>
                <w:rFonts w:ascii="Times New Roman" w:hAnsi="Times New Roman" w:cs="Times New Roman"/>
                <w:sz w:val="24"/>
                <w:szCs w:val="24"/>
              </w:rPr>
            </w:pPr>
          </w:p>
          <w:p w14:paraId="6122A572" w14:textId="77777777" w:rsidR="009805C1" w:rsidRPr="001068A8" w:rsidRDefault="009805C1" w:rsidP="007F4082">
            <w:pPr>
              <w:spacing w:line="360" w:lineRule="auto"/>
              <w:ind w:left="360"/>
              <w:jc w:val="both"/>
              <w:rPr>
                <w:rFonts w:ascii="Times New Roman" w:hAnsi="Times New Roman" w:cs="Times New Roman"/>
                <w:sz w:val="24"/>
                <w:szCs w:val="24"/>
              </w:rPr>
            </w:pPr>
          </w:p>
          <w:p w14:paraId="0931EC2C" w14:textId="77777777" w:rsidR="009805C1" w:rsidRDefault="009805C1" w:rsidP="007F4082">
            <w:pPr>
              <w:spacing w:line="360" w:lineRule="auto"/>
              <w:jc w:val="both"/>
              <w:rPr>
                <w:rFonts w:ascii="Times New Roman" w:hAnsi="Times New Roman" w:cs="Times New Roman"/>
                <w:b/>
                <w:bCs/>
                <w:sz w:val="24"/>
                <w:szCs w:val="24"/>
              </w:rPr>
            </w:pPr>
            <w:r w:rsidRPr="00935152">
              <w:rPr>
                <w:rFonts w:ascii="Times New Roman" w:hAnsi="Times New Roman" w:cs="Times New Roman"/>
                <w:b/>
                <w:bCs/>
                <w:sz w:val="24"/>
                <w:szCs w:val="24"/>
              </w:rPr>
              <w:lastRenderedPageBreak/>
              <w:t>2. Points de convergence et de divergence entre les réponses :</w:t>
            </w:r>
          </w:p>
          <w:p w14:paraId="5B3DFAB9" w14:textId="77777777" w:rsidR="009805C1" w:rsidRDefault="009805C1" w:rsidP="007F4082">
            <w:pPr>
              <w:spacing w:line="360" w:lineRule="auto"/>
              <w:jc w:val="both"/>
              <w:rPr>
                <w:rFonts w:ascii="Times New Roman" w:hAnsi="Times New Roman" w:cs="Times New Roman"/>
                <w:b/>
                <w:bCs/>
                <w:sz w:val="24"/>
                <w:szCs w:val="24"/>
              </w:rPr>
            </w:pPr>
            <w:r w:rsidRPr="00BF052F">
              <w:rPr>
                <w:rFonts w:ascii="Times New Roman" w:hAnsi="Times New Roman" w:cs="Times New Roman"/>
                <w:b/>
                <w:bCs/>
                <w:sz w:val="24"/>
                <w:szCs w:val="24"/>
              </w:rPr>
              <w:t xml:space="preserve">Convergence : </w:t>
            </w:r>
          </w:p>
          <w:p w14:paraId="73C86186" w14:textId="77777777" w:rsidR="009805C1" w:rsidRDefault="009805C1" w:rsidP="009805C1">
            <w:pPr>
              <w:pStyle w:val="Paragraphedeliste"/>
              <w:numPr>
                <w:ilvl w:val="0"/>
                <w:numId w:val="23"/>
              </w:numPr>
              <w:spacing w:line="360" w:lineRule="auto"/>
              <w:jc w:val="both"/>
              <w:rPr>
                <w:rFonts w:ascii="Times New Roman" w:hAnsi="Times New Roman" w:cs="Times New Roman"/>
                <w:sz w:val="24"/>
                <w:szCs w:val="24"/>
              </w:rPr>
            </w:pPr>
            <w:r w:rsidRPr="00375733">
              <w:rPr>
                <w:rFonts w:ascii="Times New Roman" w:hAnsi="Times New Roman" w:cs="Times New Roman"/>
                <w:sz w:val="24"/>
                <w:szCs w:val="24"/>
              </w:rPr>
              <w:t>Les panélistes s’entendent qu’il faut rencontrer Jonathan afin de clarifier les faits et identifier les sources potentielles de sa publication</w:t>
            </w:r>
            <w:r>
              <w:rPr>
                <w:rFonts w:ascii="Times New Roman" w:hAnsi="Times New Roman" w:cs="Times New Roman"/>
                <w:sz w:val="24"/>
                <w:szCs w:val="24"/>
              </w:rPr>
              <w:t xml:space="preserve"> sur les réseaux.</w:t>
            </w:r>
          </w:p>
          <w:p w14:paraId="6952351B" w14:textId="77777777" w:rsidR="009805C1" w:rsidRPr="00375733" w:rsidRDefault="009805C1" w:rsidP="009805C1">
            <w:pPr>
              <w:pStyle w:val="Paragraphedeliste"/>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 panélistes considèrent que la suspension ne respecte pas la gradation des sanctions, puisque la situation ne mentionne pas de sanction appliquée préalablement. </w:t>
            </w:r>
          </w:p>
          <w:p w14:paraId="11CC4E83" w14:textId="77777777" w:rsidR="009805C1" w:rsidRDefault="009805C1" w:rsidP="007F4082">
            <w:pPr>
              <w:spacing w:line="360" w:lineRule="auto"/>
              <w:jc w:val="both"/>
              <w:rPr>
                <w:rFonts w:ascii="Times New Roman" w:hAnsi="Times New Roman" w:cs="Times New Roman"/>
                <w:b/>
                <w:bCs/>
                <w:sz w:val="24"/>
                <w:szCs w:val="24"/>
              </w:rPr>
            </w:pPr>
            <w:r w:rsidRPr="008E2EDF">
              <w:rPr>
                <w:rFonts w:ascii="Times New Roman" w:hAnsi="Times New Roman" w:cs="Times New Roman"/>
                <w:b/>
                <w:bCs/>
                <w:sz w:val="24"/>
                <w:szCs w:val="24"/>
              </w:rPr>
              <w:t>Divergence :</w:t>
            </w:r>
          </w:p>
          <w:p w14:paraId="65ECBB2C" w14:textId="77777777" w:rsidR="009805C1" w:rsidRPr="00764A6C" w:rsidRDefault="009805C1" w:rsidP="009805C1">
            <w:pPr>
              <w:pStyle w:val="Paragraphedeliste"/>
              <w:numPr>
                <w:ilvl w:val="0"/>
                <w:numId w:val="24"/>
              </w:numPr>
              <w:spacing w:line="360" w:lineRule="auto"/>
              <w:jc w:val="both"/>
              <w:rPr>
                <w:rFonts w:ascii="Times New Roman" w:hAnsi="Times New Roman" w:cs="Times New Roman"/>
                <w:sz w:val="24"/>
                <w:szCs w:val="24"/>
              </w:rPr>
            </w:pPr>
            <w:r w:rsidRPr="00AE1B36">
              <w:rPr>
                <w:rFonts w:ascii="Times New Roman" w:hAnsi="Times New Roman" w:cs="Times New Roman"/>
                <w:sz w:val="24"/>
                <w:szCs w:val="24"/>
              </w:rPr>
              <w:t xml:space="preserve">Certains </w:t>
            </w:r>
            <w:r>
              <w:rPr>
                <w:rFonts w:ascii="Times New Roman" w:hAnsi="Times New Roman" w:cs="Times New Roman"/>
                <w:sz w:val="24"/>
                <w:szCs w:val="24"/>
              </w:rPr>
              <w:t xml:space="preserve">panélistes jugent acceptable de donner un avis verbal compte tenu de </w:t>
            </w:r>
            <w:r w:rsidRPr="003C1EEE">
              <w:rPr>
                <w:rFonts w:ascii="Times New Roman" w:hAnsi="Times New Roman" w:cs="Times New Roman"/>
                <w:sz w:val="24"/>
                <w:szCs w:val="24"/>
              </w:rPr>
              <w:t>la gravité de la situation et que les attentes ont été clairement communiquées à l’employé</w:t>
            </w:r>
            <w:r>
              <w:rPr>
                <w:rFonts w:ascii="Times New Roman" w:hAnsi="Times New Roman" w:cs="Times New Roman"/>
                <w:sz w:val="24"/>
                <w:szCs w:val="24"/>
              </w:rPr>
              <w:t xml:space="preserve">. Un panéliste mentionne toutefois qu’il faut sensibiliser Jonathan l’importance d’exprimer sa frustration aux bonnes personnes. </w:t>
            </w:r>
          </w:p>
          <w:p w14:paraId="45D5810B" w14:textId="77777777" w:rsidR="009805C1" w:rsidRPr="00CC06F6" w:rsidRDefault="009805C1" w:rsidP="007F4082">
            <w:pPr>
              <w:spacing w:line="360" w:lineRule="auto"/>
              <w:jc w:val="both"/>
              <w:rPr>
                <w:rFonts w:ascii="Times New Roman" w:hAnsi="Times New Roman" w:cs="Times New Roman"/>
                <w:sz w:val="24"/>
                <w:szCs w:val="24"/>
              </w:rPr>
            </w:pPr>
          </w:p>
          <w:p w14:paraId="2AC458B7" w14:textId="77777777" w:rsidR="009805C1"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Pr="00E02184">
              <w:rPr>
                <w:rFonts w:ascii="Times New Roman" w:hAnsi="Times New Roman" w:cs="Times New Roman"/>
                <w:b/>
                <w:bCs/>
                <w:sz w:val="24"/>
                <w:szCs w:val="24"/>
              </w:rPr>
              <w:t xml:space="preserve">Bilan </w:t>
            </w:r>
          </w:p>
          <w:p w14:paraId="498C3687" w14:textId="77777777" w:rsidR="009805C1" w:rsidRDefault="009805C1" w:rsidP="007F4082">
            <w:pPr>
              <w:spacing w:line="360" w:lineRule="auto"/>
              <w:jc w:val="both"/>
              <w:rPr>
                <w:rFonts w:ascii="Times New Roman" w:hAnsi="Times New Roman" w:cs="Times New Roman"/>
                <w:sz w:val="24"/>
                <w:szCs w:val="24"/>
              </w:rPr>
            </w:pPr>
            <w:r w:rsidRPr="00005FAF">
              <w:rPr>
                <w:rFonts w:ascii="Times New Roman" w:hAnsi="Times New Roman" w:cs="Times New Roman"/>
                <w:sz w:val="24"/>
                <w:szCs w:val="24"/>
              </w:rPr>
              <w:t>Dans l’ensemble,</w:t>
            </w:r>
            <w:r>
              <w:rPr>
                <w:rFonts w:ascii="Times New Roman" w:hAnsi="Times New Roman" w:cs="Times New Roman"/>
                <w:sz w:val="24"/>
                <w:szCs w:val="24"/>
              </w:rPr>
              <w:t xml:space="preserve"> il est important de sensibiliser l’employé et lui expliquer les comportements attendus. Au besoin, une sanction peut être appliquée selon la gravité du geste ainsi que l’échelle de gradation prévue par l’organisation pour de telles situations.</w:t>
            </w:r>
          </w:p>
          <w:p w14:paraId="2314AEEA" w14:textId="77777777" w:rsidR="009805C1" w:rsidRDefault="009805C1" w:rsidP="007F4082">
            <w:pPr>
              <w:spacing w:line="360" w:lineRule="auto"/>
              <w:jc w:val="both"/>
              <w:rPr>
                <w:rFonts w:ascii="Times New Roman" w:hAnsi="Times New Roman" w:cs="Times New Roman"/>
                <w:sz w:val="24"/>
                <w:szCs w:val="24"/>
              </w:rPr>
            </w:pPr>
          </w:p>
          <w:p w14:paraId="6B8700A0" w14:textId="77777777" w:rsidR="009805C1" w:rsidRPr="00122105" w:rsidRDefault="009805C1" w:rsidP="007F4082">
            <w:pPr>
              <w:spacing w:line="360" w:lineRule="auto"/>
              <w:jc w:val="both"/>
              <w:rPr>
                <w:rFonts w:ascii="Times New Roman" w:hAnsi="Times New Roman" w:cs="Times New Roman"/>
                <w:b/>
                <w:bCs/>
                <w:sz w:val="24"/>
                <w:szCs w:val="24"/>
              </w:rPr>
            </w:pPr>
            <w:r w:rsidRPr="00122105">
              <w:rPr>
                <w:rFonts w:ascii="Times New Roman" w:hAnsi="Times New Roman" w:cs="Times New Roman"/>
                <w:b/>
                <w:bCs/>
                <w:sz w:val="24"/>
                <w:szCs w:val="24"/>
                <w:highlight w:val="yellow"/>
              </w:rPr>
              <w:t>Ressources :</w:t>
            </w:r>
            <w:r w:rsidRPr="00122105">
              <w:rPr>
                <w:rFonts w:ascii="Times New Roman" w:hAnsi="Times New Roman" w:cs="Times New Roman"/>
                <w:b/>
                <w:bCs/>
                <w:sz w:val="24"/>
                <w:szCs w:val="24"/>
              </w:rPr>
              <w:t xml:space="preserve">  </w:t>
            </w:r>
          </w:p>
          <w:p w14:paraId="352FEE1D" w14:textId="77777777" w:rsidR="009805C1" w:rsidRDefault="009805C1" w:rsidP="007F4082">
            <w:pPr>
              <w:spacing w:line="360" w:lineRule="auto"/>
              <w:jc w:val="both"/>
              <w:rPr>
                <w:rFonts w:ascii="Times New Roman" w:hAnsi="Times New Roman" w:cs="Times New Roman"/>
                <w:sz w:val="24"/>
                <w:szCs w:val="24"/>
              </w:rPr>
            </w:pPr>
            <w:proofErr w:type="spellStart"/>
            <w:r w:rsidRPr="00CC562E">
              <w:rPr>
                <w:rFonts w:ascii="Times New Roman" w:hAnsi="Times New Roman" w:cs="Times New Roman"/>
                <w:sz w:val="24"/>
                <w:szCs w:val="24"/>
              </w:rPr>
              <w:t>Bazinet</w:t>
            </w:r>
            <w:proofErr w:type="spellEnd"/>
            <w:r w:rsidRPr="00CC562E">
              <w:rPr>
                <w:rFonts w:ascii="Times New Roman" w:hAnsi="Times New Roman" w:cs="Times New Roman"/>
                <w:sz w:val="24"/>
                <w:szCs w:val="24"/>
              </w:rPr>
              <w:t>, P. (</w:t>
            </w:r>
            <w:r>
              <w:rPr>
                <w:rFonts w:ascii="Times New Roman" w:hAnsi="Times New Roman" w:cs="Times New Roman"/>
                <w:sz w:val="24"/>
                <w:szCs w:val="24"/>
              </w:rPr>
              <w:t xml:space="preserve">2010, 30 novembre). </w:t>
            </w:r>
            <w:r w:rsidRPr="00F11F4A">
              <w:rPr>
                <w:rFonts w:ascii="Times New Roman" w:hAnsi="Times New Roman" w:cs="Times New Roman"/>
                <w:i/>
                <w:iCs/>
                <w:sz w:val="24"/>
                <w:szCs w:val="24"/>
              </w:rPr>
              <w:t>Politique sur l’utilisation des médias sociaux – Guide de rédaction</w:t>
            </w:r>
            <w:r>
              <w:rPr>
                <w:rFonts w:ascii="Times New Roman" w:hAnsi="Times New Roman" w:cs="Times New Roman"/>
                <w:sz w:val="24"/>
                <w:szCs w:val="24"/>
              </w:rPr>
              <w:t xml:space="preserve">. Carrefour RH. </w:t>
            </w:r>
            <w:hyperlink r:id="rId14" w:history="1">
              <w:r w:rsidRPr="00195B33">
                <w:rPr>
                  <w:rStyle w:val="Hyperlien"/>
                  <w:rFonts w:ascii="Times New Roman" w:hAnsi="Times New Roman" w:cs="Times New Roman"/>
                  <w:sz w:val="24"/>
                  <w:szCs w:val="24"/>
                </w:rPr>
                <w:t>https://ordrecrha.org/ressources/TBD/Archives/Vigie-RT/politique-sur-l-utilisation-des-medias-sociaux-guide-de-redaction</w:t>
              </w:r>
            </w:hyperlink>
          </w:p>
          <w:p w14:paraId="0ACEAF45" w14:textId="77777777" w:rsidR="009805C1" w:rsidRDefault="009805C1" w:rsidP="007F4082">
            <w:pPr>
              <w:spacing w:line="360" w:lineRule="auto"/>
              <w:jc w:val="both"/>
              <w:rPr>
                <w:rFonts w:ascii="Times New Roman" w:hAnsi="Times New Roman" w:cs="Times New Roman"/>
                <w:sz w:val="24"/>
                <w:szCs w:val="24"/>
              </w:rPr>
            </w:pPr>
          </w:p>
          <w:p w14:paraId="3626B0A6" w14:textId="77777777" w:rsidR="009805C1" w:rsidRDefault="009805C1" w:rsidP="007F4082">
            <w:pPr>
              <w:spacing w:line="360" w:lineRule="auto"/>
              <w:jc w:val="both"/>
              <w:rPr>
                <w:rFonts w:ascii="Times New Roman" w:hAnsi="Times New Roman" w:cs="Times New Roman"/>
                <w:sz w:val="24"/>
                <w:szCs w:val="24"/>
              </w:rPr>
            </w:pPr>
            <w:r w:rsidRPr="00114F98">
              <w:rPr>
                <w:rFonts w:ascii="Times New Roman" w:hAnsi="Times New Roman" w:cs="Times New Roman"/>
                <w:sz w:val="24"/>
                <w:szCs w:val="24"/>
              </w:rPr>
              <w:t>La Commission des normes, de l'équité, de la santé et de la sécurité du travail</w:t>
            </w:r>
            <w:r>
              <w:rPr>
                <w:rFonts w:ascii="Times New Roman" w:hAnsi="Times New Roman" w:cs="Times New Roman"/>
                <w:sz w:val="24"/>
                <w:szCs w:val="24"/>
              </w:rPr>
              <w:t xml:space="preserve">. (2021). </w:t>
            </w:r>
            <w:r w:rsidRPr="00E24086">
              <w:rPr>
                <w:rFonts w:ascii="Times New Roman" w:hAnsi="Times New Roman" w:cs="Times New Roman"/>
                <w:i/>
                <w:iCs/>
                <w:sz w:val="24"/>
                <w:szCs w:val="24"/>
              </w:rPr>
              <w:t xml:space="preserve">Droit de </w:t>
            </w:r>
            <w:r>
              <w:rPr>
                <w:rFonts w:ascii="Times New Roman" w:hAnsi="Times New Roman" w:cs="Times New Roman"/>
                <w:i/>
                <w:iCs/>
                <w:sz w:val="24"/>
                <w:szCs w:val="24"/>
              </w:rPr>
              <w:t>g</w:t>
            </w:r>
            <w:r w:rsidRPr="00E24086">
              <w:rPr>
                <w:rFonts w:ascii="Times New Roman" w:hAnsi="Times New Roman" w:cs="Times New Roman"/>
                <w:i/>
                <w:iCs/>
                <w:sz w:val="24"/>
                <w:szCs w:val="24"/>
              </w:rPr>
              <w:t>estion</w:t>
            </w:r>
            <w:r>
              <w:rPr>
                <w:rFonts w:ascii="Times New Roman" w:hAnsi="Times New Roman" w:cs="Times New Roman"/>
                <w:sz w:val="24"/>
                <w:szCs w:val="24"/>
              </w:rPr>
              <w:t xml:space="preserve">. CNESST. </w:t>
            </w:r>
            <w:r>
              <w:t xml:space="preserve"> </w:t>
            </w:r>
            <w:hyperlink r:id="rId15" w:history="1">
              <w:r w:rsidRPr="00195B33">
                <w:rPr>
                  <w:rStyle w:val="Hyperlien"/>
                  <w:rFonts w:ascii="Times New Roman" w:hAnsi="Times New Roman" w:cs="Times New Roman"/>
                  <w:sz w:val="24"/>
                  <w:szCs w:val="24"/>
                </w:rPr>
                <w:t>https://www.cnesst.gouv.qc.ca/fr/prevention-securite/milieu-travail-sain/droit-gestion</w:t>
              </w:r>
            </w:hyperlink>
          </w:p>
          <w:p w14:paraId="0553AE32" w14:textId="77777777" w:rsidR="009805C1" w:rsidRDefault="009805C1" w:rsidP="007F4082">
            <w:pPr>
              <w:spacing w:line="360" w:lineRule="auto"/>
              <w:jc w:val="both"/>
              <w:rPr>
                <w:rFonts w:ascii="Times New Roman" w:hAnsi="Times New Roman" w:cs="Times New Roman"/>
                <w:sz w:val="24"/>
                <w:szCs w:val="24"/>
              </w:rPr>
            </w:pPr>
          </w:p>
          <w:p w14:paraId="764E5820" w14:textId="77777777" w:rsidR="009805C1" w:rsidRPr="00994341"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Gouvernement du Canada. (2024, 8 février). </w:t>
            </w:r>
            <w:r>
              <w:t xml:space="preserve"> </w:t>
            </w:r>
            <w:r w:rsidRPr="00994341">
              <w:rPr>
                <w:rFonts w:ascii="Times New Roman" w:hAnsi="Times New Roman" w:cs="Times New Roman"/>
                <w:i/>
                <w:iCs/>
                <w:sz w:val="24"/>
                <w:szCs w:val="24"/>
              </w:rPr>
              <w:t>Mesures disciplinaires progressives</w:t>
            </w:r>
            <w:r>
              <w:rPr>
                <w:rFonts w:ascii="Times New Roman" w:hAnsi="Times New Roman" w:cs="Times New Roman"/>
                <w:sz w:val="24"/>
                <w:szCs w:val="24"/>
              </w:rPr>
              <w:t>.</w:t>
            </w:r>
            <w:r w:rsidRPr="0054109A">
              <w:rPr>
                <w:rFonts w:ascii="Lato" w:eastAsia="Times New Roman" w:hAnsi="Lato" w:cs="Times New Roman"/>
                <w:color w:val="333333"/>
                <w:kern w:val="36"/>
                <w:sz w:val="46"/>
                <w:szCs w:val="46"/>
                <w:lang w:eastAsia="fr-CA"/>
              </w:rPr>
              <w:t xml:space="preserve"> </w:t>
            </w:r>
            <w:r w:rsidRPr="0054109A">
              <w:rPr>
                <w:rFonts w:ascii="Times New Roman" w:hAnsi="Times New Roman" w:cs="Times New Roman"/>
                <w:sz w:val="24"/>
                <w:szCs w:val="24"/>
              </w:rPr>
              <w:t>Normes du travail fédérales.</w:t>
            </w:r>
            <w:r>
              <w:rPr>
                <w:rFonts w:ascii="Times New Roman" w:hAnsi="Times New Roman" w:cs="Times New Roman"/>
                <w:sz w:val="24"/>
                <w:szCs w:val="24"/>
              </w:rPr>
              <w:t xml:space="preserve"> </w:t>
            </w:r>
            <w:r w:rsidRPr="00F7764C">
              <w:rPr>
                <w:rFonts w:ascii="Times New Roman" w:hAnsi="Times New Roman" w:cs="Times New Roman"/>
                <w:sz w:val="24"/>
                <w:szCs w:val="24"/>
              </w:rPr>
              <w:t>https://www.canada.ca/fr/emploi-developpement-social/ministere/portefeuille/travail/programmes/normes-travail/rapports/mesures-disciplinaires.html</w:t>
            </w:r>
          </w:p>
        </w:tc>
      </w:tr>
    </w:tbl>
    <w:p w14:paraId="78546158" w14:textId="77777777" w:rsidR="009805C1" w:rsidRPr="00BC3822" w:rsidRDefault="009805C1" w:rsidP="009805C1">
      <w:pPr>
        <w:rPr>
          <w:rFonts w:ascii="Times New Roman" w:hAnsi="Times New Roman" w:cs="Times New Roman"/>
          <w:b/>
          <w:bCs/>
          <w:sz w:val="24"/>
          <w:szCs w:val="24"/>
        </w:rPr>
      </w:pPr>
      <w:r w:rsidRPr="00D001AA">
        <w:rPr>
          <w:rFonts w:ascii="Times New Roman" w:hAnsi="Times New Roman" w:cs="Times New Roman"/>
          <w:b/>
          <w:bCs/>
          <w:sz w:val="24"/>
          <w:szCs w:val="24"/>
        </w:rPr>
        <w:lastRenderedPageBreak/>
        <w:t xml:space="preserve">Situation </w:t>
      </w:r>
      <w:r>
        <w:rPr>
          <w:rFonts w:ascii="Times New Roman" w:hAnsi="Times New Roman" w:cs="Times New Roman"/>
          <w:b/>
          <w:bCs/>
          <w:sz w:val="24"/>
          <w:szCs w:val="24"/>
        </w:rPr>
        <w:t>#6 : Conflit d’intérêts</w:t>
      </w:r>
    </w:p>
    <w:tbl>
      <w:tblPr>
        <w:tblStyle w:val="Grilledutableau"/>
        <w:tblW w:w="8629" w:type="dxa"/>
        <w:tblLook w:val="04A0" w:firstRow="1" w:lastRow="0" w:firstColumn="1" w:lastColumn="0" w:noHBand="0" w:noVBand="1"/>
      </w:tblPr>
      <w:tblGrid>
        <w:gridCol w:w="8629"/>
      </w:tblGrid>
      <w:tr w:rsidR="009805C1" w14:paraId="7AC22C3E" w14:textId="77777777" w:rsidTr="007F4082">
        <w:trPr>
          <w:trHeight w:val="561"/>
        </w:trPr>
        <w:tc>
          <w:tcPr>
            <w:tcW w:w="8629" w:type="dxa"/>
          </w:tcPr>
          <w:p w14:paraId="582767B3"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 xml:space="preserve">Situation </w:t>
            </w:r>
            <w:r>
              <w:rPr>
                <w:rFonts w:ascii="Times New Roman" w:hAnsi="Times New Roman" w:cs="Times New Roman"/>
                <w:b/>
                <w:bCs/>
                <w:sz w:val="24"/>
                <w:szCs w:val="24"/>
              </w:rPr>
              <w:t>#6 : Conflit d’intérêts</w:t>
            </w:r>
          </w:p>
        </w:tc>
      </w:tr>
      <w:tr w:rsidR="009805C1" w14:paraId="534AB297" w14:textId="77777777" w:rsidTr="007F4082">
        <w:trPr>
          <w:trHeight w:val="941"/>
        </w:trPr>
        <w:tc>
          <w:tcPr>
            <w:tcW w:w="8629" w:type="dxa"/>
          </w:tcPr>
          <w:p w14:paraId="06284E26" w14:textId="77777777" w:rsidR="009805C1" w:rsidRDefault="009805C1" w:rsidP="007F4082">
            <w:pPr>
              <w:spacing w:line="360" w:lineRule="auto"/>
              <w:jc w:val="both"/>
              <w:rPr>
                <w:rFonts w:ascii="Times New Roman" w:hAnsi="Times New Roman" w:cs="Times New Roman"/>
                <w:sz w:val="24"/>
                <w:szCs w:val="24"/>
              </w:rPr>
            </w:pPr>
            <w:r w:rsidRPr="00A602A6">
              <w:rPr>
                <w:rFonts w:ascii="Times New Roman" w:hAnsi="Times New Roman" w:cs="Times New Roman"/>
                <w:sz w:val="24"/>
                <w:szCs w:val="24"/>
              </w:rPr>
              <w:t>Jérôme apprend que deux employés, Justine et Pierre-Luc, ont développé une relation amoureuse. Depuis qu’ils travaillent sur le projet ensemble, ils ont commencé à se fréquenter à l’extérieur du travail. Pierre-Luc confie à Jérôme qu’il a développé des sentiments amoureux pour Justine depuis 1 mois.  Justine est la gestionnaire d’une équipe dans laquelle travaille Pierre-Luc.</w:t>
            </w:r>
          </w:p>
        </w:tc>
      </w:tr>
      <w:tr w:rsidR="009805C1" w14:paraId="1295C517" w14:textId="77777777" w:rsidTr="007F4082">
        <w:trPr>
          <w:trHeight w:val="472"/>
        </w:trPr>
        <w:tc>
          <w:tcPr>
            <w:tcW w:w="8629" w:type="dxa"/>
          </w:tcPr>
          <w:p w14:paraId="73B219D4"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Scénario 1</w:t>
            </w:r>
          </w:p>
        </w:tc>
      </w:tr>
      <w:tr w:rsidR="009805C1" w14:paraId="7DD2758B" w14:textId="77777777" w:rsidTr="007F4082">
        <w:trPr>
          <w:trHeight w:val="423"/>
        </w:trPr>
        <w:tc>
          <w:tcPr>
            <w:tcW w:w="8629" w:type="dxa"/>
          </w:tcPr>
          <w:p w14:paraId="16B6CC90"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Comportement observé :</w:t>
            </w:r>
          </w:p>
        </w:tc>
      </w:tr>
      <w:tr w:rsidR="009805C1" w14:paraId="709710A3" w14:textId="77777777" w:rsidTr="007F4082">
        <w:trPr>
          <w:trHeight w:val="486"/>
        </w:trPr>
        <w:tc>
          <w:tcPr>
            <w:tcW w:w="8629" w:type="dxa"/>
          </w:tcPr>
          <w:p w14:paraId="0DF44F68" w14:textId="77777777" w:rsidR="009805C1" w:rsidRDefault="009805C1" w:rsidP="007F4082">
            <w:pPr>
              <w:spacing w:line="360" w:lineRule="auto"/>
              <w:jc w:val="both"/>
              <w:rPr>
                <w:rFonts w:ascii="Times New Roman" w:hAnsi="Times New Roman" w:cs="Times New Roman"/>
                <w:sz w:val="24"/>
                <w:szCs w:val="24"/>
              </w:rPr>
            </w:pPr>
            <w:r w:rsidRPr="00DB0C65">
              <w:rPr>
                <w:rFonts w:ascii="Times New Roman" w:hAnsi="Times New Roman" w:cs="Times New Roman"/>
                <w:sz w:val="24"/>
                <w:szCs w:val="24"/>
              </w:rPr>
              <w:t>Jérôme rencontre Justine pour clarifier ses attentes en lien avec les comportements attendus entre Justine et Pierre-Luc au travail et sensibiliser Justine à ses potentiels enjeux de crédibilités en tant que gestionnaire.</w:t>
            </w:r>
          </w:p>
        </w:tc>
      </w:tr>
      <w:tr w:rsidR="009805C1" w14:paraId="5EABD91A" w14:textId="77777777" w:rsidTr="007F4082">
        <w:trPr>
          <w:trHeight w:val="486"/>
        </w:trPr>
        <w:tc>
          <w:tcPr>
            <w:tcW w:w="8629" w:type="dxa"/>
          </w:tcPr>
          <w:p w14:paraId="6E661E78" w14:textId="77777777" w:rsidR="009805C1" w:rsidRPr="00DB0C65" w:rsidRDefault="009805C1" w:rsidP="007F4082">
            <w:pPr>
              <w:spacing w:line="360" w:lineRule="auto"/>
              <w:jc w:val="center"/>
              <w:rPr>
                <w:rFonts w:ascii="Times New Roman" w:hAnsi="Times New Roman" w:cs="Times New Roman"/>
                <w:sz w:val="24"/>
                <w:szCs w:val="24"/>
              </w:rPr>
            </w:pPr>
            <w:r w:rsidRPr="00011A19">
              <w:rPr>
                <w:rFonts w:ascii="Times New Roman" w:hAnsi="Times New Roman" w:cs="Times New Roman"/>
                <w:b/>
                <w:bCs/>
                <w:sz w:val="24"/>
                <w:szCs w:val="24"/>
              </w:rPr>
              <w:t>Échelle de Likert</w:t>
            </w:r>
          </w:p>
        </w:tc>
      </w:tr>
      <w:tr w:rsidR="009805C1" w14:paraId="0BCB569A" w14:textId="77777777" w:rsidTr="007F4082">
        <w:trPr>
          <w:trHeight w:val="486"/>
        </w:trPr>
        <w:tc>
          <w:tcPr>
            <w:tcW w:w="8629" w:type="dxa"/>
          </w:tcPr>
          <w:p w14:paraId="01B4AFDD" w14:textId="77777777" w:rsidR="009805C1" w:rsidRPr="00DB0C65" w:rsidRDefault="009805C1" w:rsidP="007F4082">
            <w:pPr>
              <w:spacing w:line="360" w:lineRule="auto"/>
              <w:jc w:val="both"/>
              <w:rPr>
                <w:rFonts w:ascii="Times New Roman" w:hAnsi="Times New Roman" w:cs="Times New Roman"/>
                <w:sz w:val="24"/>
                <w:szCs w:val="24"/>
              </w:rPr>
            </w:pPr>
            <w:r w:rsidRPr="00E9533E">
              <w:rPr>
                <w:rFonts w:ascii="Times New Roman" w:hAnsi="Times New Roman" w:cs="Times New Roman"/>
                <w:sz w:val="24"/>
                <w:szCs w:val="24"/>
              </w:rPr>
              <w:t>Le comportement observé est :</w:t>
            </w:r>
          </w:p>
        </w:tc>
      </w:tr>
      <w:tr w:rsidR="009805C1" w14:paraId="6496ED9C" w14:textId="77777777" w:rsidTr="007F4082">
        <w:trPr>
          <w:trHeight w:val="486"/>
        </w:trPr>
        <w:tc>
          <w:tcPr>
            <w:tcW w:w="8629" w:type="dxa"/>
          </w:tcPr>
          <w:p w14:paraId="12C616F6"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Tout à fait inacceptable</w:t>
            </w:r>
            <w:r w:rsidRPr="003335D1">
              <w:rPr>
                <w:rFonts w:ascii="Times New Roman" w:hAnsi="Times New Roman" w:cs="Times New Roman"/>
                <w:sz w:val="24"/>
                <w:szCs w:val="24"/>
              </w:rPr>
              <w:t xml:space="preserve"> </w:t>
            </w:r>
          </w:p>
          <w:p w14:paraId="546B8AA3"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Inacceptable</w:t>
            </w:r>
          </w:p>
          <w:p w14:paraId="3CB27169" w14:textId="77777777" w:rsidR="009805C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Acceptable</w:t>
            </w:r>
          </w:p>
          <w:p w14:paraId="24B59161" w14:textId="77777777" w:rsidR="009805C1" w:rsidRPr="00406143" w:rsidRDefault="009805C1" w:rsidP="009805C1">
            <w:pPr>
              <w:pStyle w:val="Paragraphedeliste"/>
              <w:numPr>
                <w:ilvl w:val="0"/>
                <w:numId w:val="15"/>
              </w:numPr>
              <w:spacing w:line="360" w:lineRule="auto"/>
              <w:rPr>
                <w:rFonts w:ascii="Times New Roman" w:hAnsi="Times New Roman" w:cs="Times New Roman"/>
                <w:sz w:val="24"/>
                <w:szCs w:val="24"/>
              </w:rPr>
            </w:pPr>
            <w:r w:rsidRPr="00406143">
              <w:rPr>
                <w:rFonts w:ascii="Times New Roman" w:hAnsi="Times New Roman" w:cs="Times New Roman"/>
                <w:sz w:val="24"/>
                <w:szCs w:val="24"/>
              </w:rPr>
              <w:t>Tout à fait acceptable</w:t>
            </w:r>
          </w:p>
        </w:tc>
      </w:tr>
      <w:tr w:rsidR="009805C1" w14:paraId="13B4AAE0" w14:textId="77777777" w:rsidTr="007F4082">
        <w:trPr>
          <w:trHeight w:val="486"/>
        </w:trPr>
        <w:tc>
          <w:tcPr>
            <w:tcW w:w="8629" w:type="dxa"/>
          </w:tcPr>
          <w:p w14:paraId="0D265C6E" w14:textId="77777777" w:rsidR="009805C1" w:rsidRPr="00DB0C65" w:rsidRDefault="009805C1" w:rsidP="007F4082">
            <w:pPr>
              <w:spacing w:line="360" w:lineRule="auto"/>
              <w:jc w:val="center"/>
              <w:rPr>
                <w:rFonts w:ascii="Times New Roman" w:hAnsi="Times New Roman" w:cs="Times New Roman"/>
                <w:sz w:val="24"/>
                <w:szCs w:val="24"/>
              </w:rPr>
            </w:pPr>
            <w:r w:rsidRPr="00937E36">
              <w:rPr>
                <w:rFonts w:ascii="Times New Roman" w:hAnsi="Times New Roman" w:cs="Times New Roman"/>
                <w:b/>
                <w:bCs/>
                <w:sz w:val="24"/>
                <w:szCs w:val="24"/>
              </w:rPr>
              <w:t>Réponse anticipée par l’experte de contenu</w:t>
            </w:r>
          </w:p>
        </w:tc>
      </w:tr>
      <w:tr w:rsidR="009805C1" w14:paraId="56DC4E8E" w14:textId="77777777" w:rsidTr="007F4082">
        <w:trPr>
          <w:trHeight w:val="486"/>
        </w:trPr>
        <w:tc>
          <w:tcPr>
            <w:tcW w:w="8629" w:type="dxa"/>
          </w:tcPr>
          <w:p w14:paraId="150C0EB9"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Tout à fait acceptable</w:t>
            </w:r>
          </w:p>
          <w:p w14:paraId="0A9D7D4B" w14:textId="77777777" w:rsidR="009805C1" w:rsidRPr="00DB0C65"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A73124">
              <w:rPr>
                <w:rFonts w:ascii="Times New Roman" w:hAnsi="Times New Roman" w:cs="Times New Roman"/>
                <w:sz w:val="24"/>
                <w:szCs w:val="24"/>
              </w:rPr>
              <w:t>Je crois qu'il est pertinent d'adresser la situation et le possible conflit d'intérêt</w:t>
            </w:r>
            <w:r>
              <w:rPr>
                <w:rFonts w:ascii="Times New Roman" w:hAnsi="Times New Roman" w:cs="Times New Roman"/>
                <w:sz w:val="24"/>
                <w:szCs w:val="24"/>
              </w:rPr>
              <w:t>s</w:t>
            </w:r>
            <w:r w:rsidRPr="00A73124">
              <w:rPr>
                <w:rFonts w:ascii="Times New Roman" w:hAnsi="Times New Roman" w:cs="Times New Roman"/>
                <w:sz w:val="24"/>
                <w:szCs w:val="24"/>
              </w:rPr>
              <w:t>. Aussi très acceptable de sensibiliser la gestionnaire quant à sa posture et sa crédibilité.</w:t>
            </w:r>
          </w:p>
        </w:tc>
      </w:tr>
      <w:tr w:rsidR="009805C1" w14:paraId="161FF26C" w14:textId="77777777" w:rsidTr="007F4082">
        <w:trPr>
          <w:trHeight w:val="486"/>
        </w:trPr>
        <w:tc>
          <w:tcPr>
            <w:tcW w:w="8629" w:type="dxa"/>
          </w:tcPr>
          <w:p w14:paraId="5CBE9326" w14:textId="77777777" w:rsidR="009805C1" w:rsidRPr="00DB0C65" w:rsidRDefault="009805C1" w:rsidP="007F4082">
            <w:pPr>
              <w:spacing w:line="360" w:lineRule="auto"/>
              <w:jc w:val="center"/>
              <w:rPr>
                <w:rFonts w:ascii="Times New Roman" w:hAnsi="Times New Roman" w:cs="Times New Roman"/>
                <w:sz w:val="24"/>
                <w:szCs w:val="24"/>
              </w:rPr>
            </w:pPr>
            <w:r w:rsidRPr="00011A19">
              <w:rPr>
                <w:rFonts w:ascii="Times New Roman" w:hAnsi="Times New Roman" w:cs="Times New Roman"/>
                <w:b/>
                <w:bCs/>
                <w:sz w:val="24"/>
                <w:szCs w:val="24"/>
              </w:rPr>
              <w:t>Réponses des panélistes</w:t>
            </w:r>
          </w:p>
        </w:tc>
      </w:tr>
      <w:tr w:rsidR="009805C1" w14:paraId="276204E0" w14:textId="77777777" w:rsidTr="007F4082">
        <w:trPr>
          <w:trHeight w:val="486"/>
        </w:trPr>
        <w:tc>
          <w:tcPr>
            <w:tcW w:w="8629" w:type="dxa"/>
          </w:tcPr>
          <w:p w14:paraId="62A3D600"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Panéliste #2</w:t>
            </w:r>
          </w:p>
          <w:p w14:paraId="4255A3C1"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Inacceptable</w:t>
            </w:r>
          </w:p>
          <w:p w14:paraId="6A77F036"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Justification :</w:t>
            </w:r>
            <w:r w:rsidRPr="00DD12DA">
              <w:rPr>
                <w:rFonts w:ascii="Roboto" w:hAnsi="Roboto"/>
                <w:spacing w:val="2"/>
                <w:shd w:val="clear" w:color="auto" w:fill="FFFFFF"/>
              </w:rPr>
              <w:t xml:space="preserve"> </w:t>
            </w:r>
            <w:r w:rsidRPr="00DD12DA">
              <w:rPr>
                <w:rFonts w:ascii="Times New Roman" w:hAnsi="Times New Roman" w:cs="Times New Roman"/>
                <w:sz w:val="24"/>
                <w:szCs w:val="24"/>
              </w:rPr>
              <w:t>Il n'est pas possible d'empêcher des gens de tomber amoureux, mais considérant que Justine est la gestionnaire de Pierre-Luc, il est important de s'assurer de changer d'équipe l'une des deux personnes afin d'éviter des enjeux de crédibilité ou bien des perceptions de favoritisme.</w:t>
            </w:r>
          </w:p>
          <w:p w14:paraId="1647444D" w14:textId="77777777" w:rsidR="009805C1" w:rsidRDefault="009805C1" w:rsidP="007F4082">
            <w:pPr>
              <w:spacing w:line="360" w:lineRule="auto"/>
              <w:jc w:val="both"/>
              <w:rPr>
                <w:rFonts w:ascii="Times New Roman" w:hAnsi="Times New Roman" w:cs="Times New Roman"/>
                <w:sz w:val="24"/>
                <w:szCs w:val="24"/>
              </w:rPr>
            </w:pPr>
          </w:p>
          <w:p w14:paraId="4713FB0A"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Panéliste #3</w:t>
            </w:r>
          </w:p>
          <w:p w14:paraId="649289E5"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Acceptable</w:t>
            </w:r>
          </w:p>
          <w:p w14:paraId="64C0F92B"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DD12DA">
              <w:rPr>
                <w:rFonts w:ascii="Times New Roman" w:hAnsi="Times New Roman" w:cs="Times New Roman"/>
                <w:sz w:val="24"/>
                <w:szCs w:val="24"/>
              </w:rPr>
              <w:t>Il faut rencontrer Justine et Pierre-Luc séparément et s'assurer que les politiques de l'entreprise sont respectées, notamment la prévention du harcèlement. Il faut aussi défaire la relation de supervision entre Justine et Pierre-Luc (assigner Justine à une autre équipe OU assigner Pierre-Luc à un autre gestionnaire).</w:t>
            </w:r>
          </w:p>
          <w:p w14:paraId="5A23E4CD" w14:textId="77777777" w:rsidR="009805C1" w:rsidRDefault="009805C1" w:rsidP="007F4082">
            <w:pPr>
              <w:spacing w:line="360" w:lineRule="auto"/>
              <w:jc w:val="both"/>
              <w:rPr>
                <w:rFonts w:ascii="Times New Roman" w:hAnsi="Times New Roman" w:cs="Times New Roman"/>
                <w:sz w:val="24"/>
                <w:szCs w:val="24"/>
              </w:rPr>
            </w:pPr>
          </w:p>
          <w:p w14:paraId="2E0D61D1" w14:textId="77777777" w:rsidR="009805C1" w:rsidRPr="00DD12DA" w:rsidRDefault="009805C1" w:rsidP="007F4082">
            <w:pPr>
              <w:spacing w:line="360" w:lineRule="auto"/>
              <w:jc w:val="both"/>
              <w:rPr>
                <w:rFonts w:ascii="Times New Roman" w:hAnsi="Times New Roman" w:cs="Times New Roman"/>
                <w:sz w:val="24"/>
                <w:szCs w:val="24"/>
                <w:u w:val="single"/>
              </w:rPr>
            </w:pPr>
            <w:r w:rsidRPr="00DD12DA">
              <w:rPr>
                <w:rFonts w:ascii="Times New Roman" w:hAnsi="Times New Roman" w:cs="Times New Roman"/>
                <w:sz w:val="24"/>
                <w:szCs w:val="24"/>
                <w:u w:val="single"/>
              </w:rPr>
              <w:t>Panéliste #4</w:t>
            </w:r>
          </w:p>
          <w:p w14:paraId="526E647E"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Acceptable</w:t>
            </w:r>
          </w:p>
          <w:p w14:paraId="7012203E" w14:textId="7667453C"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747C4E">
              <w:rPr>
                <w:rFonts w:ascii="Times New Roman" w:hAnsi="Times New Roman" w:cs="Times New Roman"/>
                <w:sz w:val="24"/>
                <w:szCs w:val="24"/>
              </w:rPr>
              <w:t xml:space="preserve">D’après l’énoncé, rien ne confirme qu’il y a effectivement une relation entre les deux employés, seulement qu’un des employés a exprimé des sentiments envers l’autre. Il serait acceptable d'avoir une discussion avec Justine pour comprendre s'il y a réellement une relation et comment elle envisage de gérer la situation. </w:t>
            </w:r>
            <w:del w:id="40" w:author="Lise Lecours" w:date="2024-10-30T15:46:00Z" w16du:dateUtc="2024-10-30T19:46:00Z">
              <w:r w:rsidRPr="00747C4E" w:rsidDel="00A25C03">
                <w:rPr>
                  <w:rFonts w:ascii="Times New Roman" w:hAnsi="Times New Roman" w:cs="Times New Roman"/>
                  <w:sz w:val="24"/>
                  <w:szCs w:val="24"/>
                </w:rPr>
                <w:delText>Par contre</w:delText>
              </w:r>
            </w:del>
            <w:ins w:id="41" w:author="Lise Lecours" w:date="2024-10-30T15:46:00Z" w16du:dateUtc="2024-10-30T19:46:00Z">
              <w:r w:rsidR="00A25C03" w:rsidRPr="00747C4E">
                <w:rPr>
                  <w:rFonts w:ascii="Times New Roman" w:hAnsi="Times New Roman" w:cs="Times New Roman"/>
                  <w:sz w:val="24"/>
                  <w:szCs w:val="24"/>
                </w:rPr>
                <w:t>Cependant</w:t>
              </w:r>
            </w:ins>
            <w:r w:rsidRPr="00747C4E">
              <w:rPr>
                <w:rFonts w:ascii="Times New Roman" w:hAnsi="Times New Roman" w:cs="Times New Roman"/>
                <w:sz w:val="24"/>
                <w:szCs w:val="24"/>
              </w:rPr>
              <w:t>, il ne faudrait pas présumer qu’elle n’a pas elle-même pris conscience de la délicatesse de la situation ou du potentiel conflit d’intérêt</w:t>
            </w:r>
            <w:r>
              <w:rPr>
                <w:rFonts w:ascii="Times New Roman" w:hAnsi="Times New Roman" w:cs="Times New Roman"/>
                <w:sz w:val="24"/>
                <w:szCs w:val="24"/>
              </w:rPr>
              <w:t>s</w:t>
            </w:r>
            <w:r w:rsidRPr="00747C4E">
              <w:rPr>
                <w:rFonts w:ascii="Times New Roman" w:hAnsi="Times New Roman" w:cs="Times New Roman"/>
                <w:sz w:val="24"/>
                <w:szCs w:val="24"/>
              </w:rPr>
              <w:t xml:space="preserve"> et clarifier les attentes seraient peut-être prématuré, tout dépendamment de la version de Justine.</w:t>
            </w:r>
          </w:p>
          <w:p w14:paraId="026BEF00" w14:textId="77777777" w:rsidR="009805C1" w:rsidRDefault="009805C1" w:rsidP="007F4082">
            <w:pPr>
              <w:spacing w:line="360" w:lineRule="auto"/>
              <w:jc w:val="both"/>
              <w:rPr>
                <w:rFonts w:ascii="Times New Roman" w:hAnsi="Times New Roman" w:cs="Times New Roman"/>
                <w:sz w:val="24"/>
                <w:szCs w:val="24"/>
              </w:rPr>
            </w:pPr>
          </w:p>
          <w:p w14:paraId="01BC8BE0" w14:textId="77777777" w:rsidR="009805C1" w:rsidRPr="00746D6F" w:rsidRDefault="009805C1" w:rsidP="007F4082">
            <w:pPr>
              <w:spacing w:line="360" w:lineRule="auto"/>
              <w:jc w:val="both"/>
              <w:rPr>
                <w:rFonts w:ascii="Times New Roman" w:hAnsi="Times New Roman" w:cs="Times New Roman"/>
                <w:sz w:val="24"/>
                <w:szCs w:val="24"/>
                <w:u w:val="single"/>
              </w:rPr>
            </w:pPr>
            <w:r w:rsidRPr="00746D6F">
              <w:rPr>
                <w:rFonts w:ascii="Times New Roman" w:hAnsi="Times New Roman" w:cs="Times New Roman"/>
                <w:sz w:val="24"/>
                <w:szCs w:val="24"/>
                <w:u w:val="single"/>
              </w:rPr>
              <w:t>Panéliste #5</w:t>
            </w:r>
          </w:p>
          <w:p w14:paraId="394EBEAF"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Tout à fait acceptable</w:t>
            </w:r>
          </w:p>
          <w:p w14:paraId="1CF613CB" w14:textId="4FF23FB3" w:rsidR="009805C1" w:rsidRPr="00DB0C65"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746D6F">
              <w:rPr>
                <w:rFonts w:ascii="Times New Roman" w:hAnsi="Times New Roman" w:cs="Times New Roman"/>
                <w:sz w:val="24"/>
                <w:szCs w:val="24"/>
              </w:rPr>
              <w:t xml:space="preserve">Il faut aborder le sujet et la perception des autres et les éventualités de changement de département, de superviseur </w:t>
            </w:r>
            <w:del w:id="42" w:author="Lise Lecours" w:date="2024-10-30T15:46:00Z" w16du:dateUtc="2024-10-30T19:46:00Z">
              <w:r w:rsidRPr="00746D6F" w:rsidDel="00A25C03">
                <w:rPr>
                  <w:rFonts w:ascii="Times New Roman" w:hAnsi="Times New Roman" w:cs="Times New Roman"/>
                  <w:sz w:val="24"/>
                  <w:szCs w:val="24"/>
                </w:rPr>
                <w:delText>voir</w:delText>
              </w:r>
            </w:del>
            <w:proofErr w:type="gramStart"/>
            <w:ins w:id="43" w:author="Lise Lecours" w:date="2024-10-30T15:46:00Z" w16du:dateUtc="2024-10-30T19:46:00Z">
              <w:r w:rsidR="00A25C03" w:rsidRPr="00746D6F">
                <w:rPr>
                  <w:rFonts w:ascii="Times New Roman" w:hAnsi="Times New Roman" w:cs="Times New Roman"/>
                  <w:sz w:val="24"/>
                  <w:szCs w:val="24"/>
                </w:rPr>
                <w:t>voire</w:t>
              </w:r>
            </w:ins>
            <w:r w:rsidRPr="00746D6F">
              <w:rPr>
                <w:rFonts w:ascii="Times New Roman" w:hAnsi="Times New Roman" w:cs="Times New Roman"/>
                <w:sz w:val="24"/>
                <w:szCs w:val="24"/>
              </w:rPr>
              <w:t xml:space="preserve"> même</w:t>
            </w:r>
            <w:proofErr w:type="gramEnd"/>
            <w:r w:rsidRPr="00746D6F">
              <w:rPr>
                <w:rFonts w:ascii="Times New Roman" w:hAnsi="Times New Roman" w:cs="Times New Roman"/>
                <w:sz w:val="24"/>
                <w:szCs w:val="24"/>
              </w:rPr>
              <w:t xml:space="preserve"> d'entreprise </w:t>
            </w:r>
            <w:del w:id="44" w:author="Lise Lecours" w:date="2024-10-30T15:46:00Z" w16du:dateUtc="2024-10-30T19:46:00Z">
              <w:r w:rsidRPr="00746D6F" w:rsidDel="00A25C03">
                <w:rPr>
                  <w:rFonts w:ascii="Times New Roman" w:hAnsi="Times New Roman" w:cs="Times New Roman"/>
                  <w:sz w:val="24"/>
                  <w:szCs w:val="24"/>
                </w:rPr>
                <w:delText>etc</w:delText>
              </w:r>
            </w:del>
            <w:ins w:id="45" w:author="Lise Lecours" w:date="2024-10-30T15:46:00Z" w16du:dateUtc="2024-10-30T19:46:00Z">
              <w:r w:rsidR="00A25C03" w:rsidRPr="00746D6F">
                <w:rPr>
                  <w:rFonts w:ascii="Times New Roman" w:hAnsi="Times New Roman" w:cs="Times New Roman"/>
                  <w:sz w:val="24"/>
                  <w:szCs w:val="24"/>
                </w:rPr>
                <w:t>etc.</w:t>
              </w:r>
            </w:ins>
            <w:r w:rsidRPr="00746D6F">
              <w:rPr>
                <w:rFonts w:ascii="Times New Roman" w:hAnsi="Times New Roman" w:cs="Times New Roman"/>
                <w:sz w:val="24"/>
                <w:szCs w:val="24"/>
              </w:rPr>
              <w:t xml:space="preserve"> .... </w:t>
            </w:r>
            <w:del w:id="46" w:author="Lise Lecours" w:date="2024-10-30T15:46:00Z" w16du:dateUtc="2024-10-30T19:46:00Z">
              <w:r w:rsidRPr="00746D6F" w:rsidDel="00A25C03">
                <w:rPr>
                  <w:rFonts w:ascii="Times New Roman" w:hAnsi="Times New Roman" w:cs="Times New Roman"/>
                  <w:sz w:val="24"/>
                  <w:szCs w:val="24"/>
                </w:rPr>
                <w:delText>on</w:delText>
              </w:r>
            </w:del>
            <w:ins w:id="47" w:author="Lise Lecours" w:date="2024-10-30T15:46:00Z" w16du:dateUtc="2024-10-30T19:46:00Z">
              <w:r w:rsidR="00A25C03" w:rsidRPr="00746D6F">
                <w:rPr>
                  <w:rFonts w:ascii="Times New Roman" w:hAnsi="Times New Roman" w:cs="Times New Roman"/>
                  <w:sz w:val="24"/>
                  <w:szCs w:val="24"/>
                </w:rPr>
                <w:t>On</w:t>
              </w:r>
            </w:ins>
            <w:r w:rsidRPr="00746D6F">
              <w:rPr>
                <w:rFonts w:ascii="Times New Roman" w:hAnsi="Times New Roman" w:cs="Times New Roman"/>
                <w:sz w:val="24"/>
                <w:szCs w:val="24"/>
              </w:rPr>
              <w:t xml:space="preserve"> doit agir tout de même.</w:t>
            </w:r>
          </w:p>
        </w:tc>
      </w:tr>
    </w:tbl>
    <w:tbl>
      <w:tblPr>
        <w:tblStyle w:val="Grilledutableau"/>
        <w:tblpPr w:leftFromText="141" w:rightFromText="141" w:vertAnchor="text" w:tblpY="74"/>
        <w:tblW w:w="0" w:type="auto"/>
        <w:tblLook w:val="04A0" w:firstRow="1" w:lastRow="0" w:firstColumn="1" w:lastColumn="0" w:noHBand="0" w:noVBand="1"/>
      </w:tblPr>
      <w:tblGrid>
        <w:gridCol w:w="8630"/>
      </w:tblGrid>
      <w:tr w:rsidR="009805C1" w:rsidRPr="00D001AA" w14:paraId="20F71299" w14:textId="77777777" w:rsidTr="007F4082">
        <w:trPr>
          <w:trHeight w:val="469"/>
        </w:trPr>
        <w:tc>
          <w:tcPr>
            <w:tcW w:w="8630" w:type="dxa"/>
          </w:tcPr>
          <w:p w14:paraId="7661CCB4"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lastRenderedPageBreak/>
              <w:t>Scénario 2</w:t>
            </w:r>
          </w:p>
        </w:tc>
      </w:tr>
      <w:tr w:rsidR="009805C1" w14:paraId="7C300D75" w14:textId="77777777" w:rsidTr="007F4082">
        <w:tc>
          <w:tcPr>
            <w:tcW w:w="8630" w:type="dxa"/>
          </w:tcPr>
          <w:p w14:paraId="41913F24"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Comportement observé :</w:t>
            </w:r>
          </w:p>
        </w:tc>
      </w:tr>
      <w:tr w:rsidR="009805C1" w14:paraId="2CE7C150" w14:textId="77777777" w:rsidTr="007F4082">
        <w:tc>
          <w:tcPr>
            <w:tcW w:w="8630" w:type="dxa"/>
          </w:tcPr>
          <w:p w14:paraId="5A814959" w14:textId="77777777" w:rsidR="009805C1" w:rsidRDefault="009805C1" w:rsidP="007F4082">
            <w:pPr>
              <w:spacing w:line="360" w:lineRule="auto"/>
              <w:jc w:val="both"/>
              <w:rPr>
                <w:rFonts w:ascii="Times New Roman" w:hAnsi="Times New Roman" w:cs="Times New Roman"/>
                <w:sz w:val="24"/>
                <w:szCs w:val="24"/>
              </w:rPr>
            </w:pPr>
            <w:r w:rsidRPr="00B90D96">
              <w:rPr>
                <w:rFonts w:ascii="Times New Roman" w:hAnsi="Times New Roman" w:cs="Times New Roman"/>
                <w:sz w:val="24"/>
                <w:szCs w:val="24"/>
              </w:rPr>
              <w:t>Jérôme rencontre conjointement Justine et Pierre-Luc pour leur annoncer qu’un des deux doit quitter l’organisation s’il souhaite poursuivre leur relation, car ils sont en conflit d’intérêts.</w:t>
            </w:r>
          </w:p>
        </w:tc>
      </w:tr>
      <w:tr w:rsidR="009805C1" w14:paraId="78E64AB4" w14:textId="77777777" w:rsidTr="007F4082">
        <w:tc>
          <w:tcPr>
            <w:tcW w:w="8630" w:type="dxa"/>
          </w:tcPr>
          <w:p w14:paraId="51EFD5B4" w14:textId="77777777" w:rsidR="009805C1" w:rsidRPr="00746D6F" w:rsidRDefault="009805C1" w:rsidP="007F4082">
            <w:pPr>
              <w:tabs>
                <w:tab w:val="left" w:pos="5376"/>
              </w:tabs>
              <w:spacing w:line="360" w:lineRule="auto"/>
              <w:jc w:val="center"/>
              <w:rPr>
                <w:rFonts w:ascii="Times New Roman" w:hAnsi="Times New Roman" w:cs="Times New Roman"/>
                <w:b/>
                <w:bCs/>
                <w:sz w:val="24"/>
                <w:szCs w:val="24"/>
              </w:rPr>
            </w:pPr>
            <w:r w:rsidRPr="00746D6F">
              <w:rPr>
                <w:rFonts w:ascii="Times New Roman" w:hAnsi="Times New Roman" w:cs="Times New Roman"/>
                <w:b/>
                <w:bCs/>
                <w:sz w:val="24"/>
                <w:szCs w:val="24"/>
              </w:rPr>
              <w:t>Échelle de Likert</w:t>
            </w:r>
          </w:p>
        </w:tc>
      </w:tr>
      <w:tr w:rsidR="009805C1" w14:paraId="10AC358D" w14:textId="77777777" w:rsidTr="007F4082">
        <w:tc>
          <w:tcPr>
            <w:tcW w:w="8630" w:type="dxa"/>
          </w:tcPr>
          <w:p w14:paraId="35CCE64F" w14:textId="77777777" w:rsidR="009805C1" w:rsidRPr="00B90D96" w:rsidRDefault="009805C1" w:rsidP="007F4082">
            <w:pPr>
              <w:spacing w:line="360" w:lineRule="auto"/>
              <w:jc w:val="both"/>
              <w:rPr>
                <w:rFonts w:ascii="Times New Roman" w:hAnsi="Times New Roman" w:cs="Times New Roman"/>
                <w:sz w:val="24"/>
                <w:szCs w:val="24"/>
              </w:rPr>
            </w:pPr>
            <w:r w:rsidRPr="00E9533E">
              <w:rPr>
                <w:rFonts w:ascii="Times New Roman" w:hAnsi="Times New Roman" w:cs="Times New Roman"/>
                <w:sz w:val="24"/>
                <w:szCs w:val="24"/>
              </w:rPr>
              <w:t>Le comportement observé est :</w:t>
            </w:r>
          </w:p>
        </w:tc>
      </w:tr>
      <w:tr w:rsidR="009805C1" w14:paraId="669BD5FD" w14:textId="77777777" w:rsidTr="007F4082">
        <w:tc>
          <w:tcPr>
            <w:tcW w:w="8630" w:type="dxa"/>
          </w:tcPr>
          <w:p w14:paraId="398F1553"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Tout à fait inacceptable</w:t>
            </w:r>
            <w:r w:rsidRPr="003335D1">
              <w:rPr>
                <w:rFonts w:ascii="Times New Roman" w:hAnsi="Times New Roman" w:cs="Times New Roman"/>
                <w:sz w:val="24"/>
                <w:szCs w:val="24"/>
              </w:rPr>
              <w:t xml:space="preserve"> </w:t>
            </w:r>
          </w:p>
          <w:p w14:paraId="4131E659"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Inacceptable</w:t>
            </w:r>
          </w:p>
          <w:p w14:paraId="325EABF7" w14:textId="77777777" w:rsidR="009805C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Acceptable</w:t>
            </w:r>
          </w:p>
          <w:p w14:paraId="74F7EF14" w14:textId="77777777" w:rsidR="009805C1" w:rsidRPr="00746D6F" w:rsidRDefault="009805C1" w:rsidP="009805C1">
            <w:pPr>
              <w:pStyle w:val="Paragraphedeliste"/>
              <w:numPr>
                <w:ilvl w:val="0"/>
                <w:numId w:val="15"/>
              </w:numPr>
              <w:spacing w:line="360" w:lineRule="auto"/>
              <w:rPr>
                <w:rFonts w:ascii="Times New Roman" w:hAnsi="Times New Roman" w:cs="Times New Roman"/>
                <w:sz w:val="24"/>
                <w:szCs w:val="24"/>
              </w:rPr>
            </w:pPr>
            <w:r w:rsidRPr="00746D6F">
              <w:rPr>
                <w:rFonts w:ascii="Times New Roman" w:hAnsi="Times New Roman" w:cs="Times New Roman"/>
                <w:sz w:val="24"/>
                <w:szCs w:val="24"/>
              </w:rPr>
              <w:t>Tout à fait acceptable</w:t>
            </w:r>
          </w:p>
        </w:tc>
      </w:tr>
      <w:tr w:rsidR="009805C1" w14:paraId="0F0A95B3" w14:textId="77777777" w:rsidTr="007F4082">
        <w:tc>
          <w:tcPr>
            <w:tcW w:w="8630" w:type="dxa"/>
          </w:tcPr>
          <w:p w14:paraId="036D3157" w14:textId="77777777" w:rsidR="009805C1" w:rsidRPr="00B90D96" w:rsidRDefault="009805C1" w:rsidP="007F4082">
            <w:pPr>
              <w:spacing w:line="360" w:lineRule="auto"/>
              <w:jc w:val="center"/>
              <w:rPr>
                <w:rFonts w:ascii="Times New Roman" w:hAnsi="Times New Roman" w:cs="Times New Roman"/>
                <w:sz w:val="24"/>
                <w:szCs w:val="24"/>
              </w:rPr>
            </w:pPr>
            <w:r w:rsidRPr="00937E36">
              <w:rPr>
                <w:rFonts w:ascii="Times New Roman" w:hAnsi="Times New Roman" w:cs="Times New Roman"/>
                <w:b/>
                <w:bCs/>
                <w:sz w:val="24"/>
                <w:szCs w:val="24"/>
              </w:rPr>
              <w:t>Réponse anticipée par l’experte de contenu</w:t>
            </w:r>
          </w:p>
        </w:tc>
      </w:tr>
      <w:tr w:rsidR="009805C1" w14:paraId="27C5E571" w14:textId="77777777" w:rsidTr="007F4082">
        <w:tc>
          <w:tcPr>
            <w:tcW w:w="8630" w:type="dxa"/>
          </w:tcPr>
          <w:p w14:paraId="241DA542"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Inacceptable</w:t>
            </w:r>
          </w:p>
          <w:p w14:paraId="2059956B" w14:textId="77777777" w:rsidR="009805C1" w:rsidRPr="00B90D96"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Justification :</w:t>
            </w:r>
            <w:r w:rsidRPr="00E4231C">
              <w:rPr>
                <w:rFonts w:ascii="Roboto" w:hAnsi="Roboto"/>
                <w:spacing w:val="2"/>
                <w:shd w:val="clear" w:color="auto" w:fill="FFFFFF"/>
              </w:rPr>
              <w:t xml:space="preserve"> </w:t>
            </w:r>
            <w:r w:rsidRPr="00E4231C">
              <w:rPr>
                <w:rFonts w:ascii="Times New Roman" w:hAnsi="Times New Roman" w:cs="Times New Roman"/>
                <w:sz w:val="24"/>
                <w:szCs w:val="24"/>
              </w:rPr>
              <w:t>Si rien n'est mentionné dans leurs contrats de travail, je ne crois pas que cela est une bonne première étape.</w:t>
            </w:r>
          </w:p>
        </w:tc>
      </w:tr>
      <w:tr w:rsidR="009805C1" w14:paraId="0CB5B8F3" w14:textId="77777777" w:rsidTr="007F4082">
        <w:tc>
          <w:tcPr>
            <w:tcW w:w="8630" w:type="dxa"/>
          </w:tcPr>
          <w:p w14:paraId="6DFFE309" w14:textId="77777777" w:rsidR="009805C1" w:rsidRPr="00B90D96" w:rsidRDefault="009805C1" w:rsidP="007F4082">
            <w:pPr>
              <w:spacing w:line="360" w:lineRule="auto"/>
              <w:jc w:val="center"/>
              <w:rPr>
                <w:rFonts w:ascii="Times New Roman" w:hAnsi="Times New Roman" w:cs="Times New Roman"/>
                <w:sz w:val="24"/>
                <w:szCs w:val="24"/>
              </w:rPr>
            </w:pPr>
            <w:r w:rsidRPr="00011A19">
              <w:rPr>
                <w:rFonts w:ascii="Times New Roman" w:hAnsi="Times New Roman" w:cs="Times New Roman"/>
                <w:b/>
                <w:bCs/>
                <w:sz w:val="24"/>
                <w:szCs w:val="24"/>
              </w:rPr>
              <w:t>Réponses des panélistes</w:t>
            </w:r>
          </w:p>
        </w:tc>
      </w:tr>
      <w:tr w:rsidR="009805C1" w14:paraId="069A84D7" w14:textId="77777777" w:rsidTr="007F4082">
        <w:tc>
          <w:tcPr>
            <w:tcW w:w="8630" w:type="dxa"/>
          </w:tcPr>
          <w:p w14:paraId="3284EC50" w14:textId="77777777" w:rsidR="009805C1" w:rsidRPr="00E4231C" w:rsidRDefault="009805C1" w:rsidP="007F4082">
            <w:pPr>
              <w:spacing w:line="360" w:lineRule="auto"/>
              <w:jc w:val="both"/>
              <w:rPr>
                <w:rFonts w:ascii="Times New Roman" w:hAnsi="Times New Roman" w:cs="Times New Roman"/>
                <w:sz w:val="24"/>
                <w:szCs w:val="24"/>
                <w:u w:val="single"/>
              </w:rPr>
            </w:pPr>
            <w:r w:rsidRPr="00E4231C">
              <w:rPr>
                <w:rFonts w:ascii="Times New Roman" w:hAnsi="Times New Roman" w:cs="Times New Roman"/>
                <w:sz w:val="24"/>
                <w:szCs w:val="24"/>
                <w:u w:val="single"/>
              </w:rPr>
              <w:t>Panéliste #2</w:t>
            </w:r>
          </w:p>
          <w:p w14:paraId="306A8F15"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Inacceptable</w:t>
            </w:r>
          </w:p>
          <w:p w14:paraId="02FFE031"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Justification : </w:t>
            </w:r>
            <w:r w:rsidRPr="00463B27">
              <w:rPr>
                <w:rFonts w:ascii="Roboto" w:hAnsi="Roboto"/>
                <w:spacing w:val="2"/>
                <w:shd w:val="clear" w:color="auto" w:fill="FFFFFF"/>
              </w:rPr>
              <w:t xml:space="preserve"> </w:t>
            </w:r>
            <w:r w:rsidRPr="00463B27">
              <w:rPr>
                <w:rFonts w:ascii="Times New Roman" w:hAnsi="Times New Roman" w:cs="Times New Roman"/>
                <w:sz w:val="24"/>
                <w:szCs w:val="24"/>
              </w:rPr>
              <w:t>La relation ne peut pas perdurer dans le contexte actuel (Justine est la gestionnaire de Pierre-Luc). S'il n'est pas possible de changer l'une ou l'autre des personnes d'équipe, en effet, il est préférable que l'un d'eux quitte pour des raisons de crédibilité et de justice.</w:t>
            </w:r>
          </w:p>
          <w:p w14:paraId="2D4856D3" w14:textId="77777777" w:rsidR="009805C1" w:rsidRDefault="009805C1" w:rsidP="007F4082">
            <w:pPr>
              <w:spacing w:line="360" w:lineRule="auto"/>
              <w:jc w:val="both"/>
              <w:rPr>
                <w:rFonts w:ascii="Times New Roman" w:hAnsi="Times New Roman" w:cs="Times New Roman"/>
                <w:sz w:val="24"/>
                <w:szCs w:val="24"/>
              </w:rPr>
            </w:pPr>
          </w:p>
          <w:p w14:paraId="4B3797C6" w14:textId="77777777" w:rsidR="009805C1" w:rsidRPr="00E4231C" w:rsidRDefault="009805C1" w:rsidP="007F4082">
            <w:pPr>
              <w:spacing w:line="360" w:lineRule="auto"/>
              <w:jc w:val="both"/>
              <w:rPr>
                <w:rFonts w:ascii="Times New Roman" w:hAnsi="Times New Roman" w:cs="Times New Roman"/>
                <w:sz w:val="24"/>
                <w:szCs w:val="24"/>
                <w:u w:val="single"/>
              </w:rPr>
            </w:pPr>
            <w:r w:rsidRPr="00E4231C">
              <w:rPr>
                <w:rFonts w:ascii="Times New Roman" w:hAnsi="Times New Roman" w:cs="Times New Roman"/>
                <w:sz w:val="24"/>
                <w:szCs w:val="24"/>
                <w:u w:val="single"/>
              </w:rPr>
              <w:t>Panéliste #</w:t>
            </w:r>
            <w:r>
              <w:rPr>
                <w:rFonts w:ascii="Times New Roman" w:hAnsi="Times New Roman" w:cs="Times New Roman"/>
                <w:sz w:val="24"/>
                <w:szCs w:val="24"/>
                <w:u w:val="single"/>
              </w:rPr>
              <w:t>4</w:t>
            </w:r>
          </w:p>
          <w:p w14:paraId="2EC65D79"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Inacceptable</w:t>
            </w:r>
          </w:p>
          <w:p w14:paraId="0AFCBCEF"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Justification :</w:t>
            </w:r>
            <w:r w:rsidRPr="00B56988">
              <w:rPr>
                <w:rFonts w:ascii="Roboto" w:hAnsi="Roboto"/>
                <w:spacing w:val="2"/>
                <w:shd w:val="clear" w:color="auto" w:fill="FFFFFF"/>
              </w:rPr>
              <w:t xml:space="preserve"> </w:t>
            </w:r>
            <w:r w:rsidRPr="00B56988">
              <w:rPr>
                <w:rFonts w:ascii="Times New Roman" w:hAnsi="Times New Roman" w:cs="Times New Roman"/>
                <w:sz w:val="24"/>
                <w:szCs w:val="24"/>
              </w:rPr>
              <w:t>Il serait prématuré d'emprunter cette voie sans d'abord discuter avec Justine pour comprendre son point de vue et ses intentions. Si une relation existe effectivement, il serait pertinent d'explorer d'autres options, comme la réorganisation des lignes hiérarchiques ou le transfert de l'un des employés vers un autre département.</w:t>
            </w:r>
          </w:p>
          <w:p w14:paraId="1CE8C55D" w14:textId="77777777" w:rsidR="009805C1" w:rsidRDefault="009805C1" w:rsidP="007F4082">
            <w:pPr>
              <w:spacing w:line="360" w:lineRule="auto"/>
              <w:jc w:val="both"/>
              <w:rPr>
                <w:rFonts w:ascii="Times New Roman" w:hAnsi="Times New Roman" w:cs="Times New Roman"/>
                <w:sz w:val="24"/>
                <w:szCs w:val="24"/>
              </w:rPr>
            </w:pPr>
          </w:p>
          <w:p w14:paraId="28E83E87" w14:textId="77777777" w:rsidR="009805C1" w:rsidRPr="00E4231C" w:rsidRDefault="009805C1" w:rsidP="007F4082">
            <w:pPr>
              <w:spacing w:line="360" w:lineRule="auto"/>
              <w:jc w:val="both"/>
              <w:rPr>
                <w:rFonts w:ascii="Times New Roman" w:hAnsi="Times New Roman" w:cs="Times New Roman"/>
                <w:sz w:val="24"/>
                <w:szCs w:val="24"/>
                <w:u w:val="single"/>
              </w:rPr>
            </w:pPr>
            <w:r w:rsidRPr="00E4231C">
              <w:rPr>
                <w:rFonts w:ascii="Times New Roman" w:hAnsi="Times New Roman" w:cs="Times New Roman"/>
                <w:sz w:val="24"/>
                <w:szCs w:val="24"/>
                <w:u w:val="single"/>
              </w:rPr>
              <w:t>Panéliste #5</w:t>
            </w:r>
          </w:p>
          <w:p w14:paraId="70B38E4B"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Réponse : Acceptable</w:t>
            </w:r>
          </w:p>
          <w:p w14:paraId="3366B780" w14:textId="77777777" w:rsidR="009805C1" w:rsidRPr="00B90D96" w:rsidRDefault="009805C1" w:rsidP="007F4082">
            <w:pPr>
              <w:spacing w:line="360" w:lineRule="auto"/>
              <w:jc w:val="both"/>
              <w:rPr>
                <w:rFonts w:ascii="Times New Roman" w:hAnsi="Times New Roman" w:cs="Times New Roman"/>
                <w:sz w:val="24"/>
                <w:szCs w:val="24"/>
              </w:rPr>
            </w:pPr>
            <w:r w:rsidRPr="00F73B01">
              <w:rPr>
                <w:rFonts w:ascii="Times New Roman" w:hAnsi="Times New Roman" w:cs="Times New Roman"/>
                <w:sz w:val="24"/>
                <w:szCs w:val="24"/>
              </w:rPr>
              <w:t>Justification : Avoir</w:t>
            </w:r>
            <w:r w:rsidRPr="00A87ACD">
              <w:rPr>
                <w:rFonts w:ascii="Times New Roman" w:hAnsi="Times New Roman" w:cs="Times New Roman"/>
                <w:sz w:val="24"/>
                <w:szCs w:val="24"/>
              </w:rPr>
              <w:t xml:space="preserve"> un discours commun pour expliquer les impacts et les perceptions des autres de cette situation.</w:t>
            </w:r>
          </w:p>
        </w:tc>
      </w:tr>
      <w:tr w:rsidR="009805C1" w:rsidRPr="00D001AA" w14:paraId="66862CFE" w14:textId="77777777" w:rsidTr="007F4082">
        <w:trPr>
          <w:trHeight w:val="469"/>
        </w:trPr>
        <w:tc>
          <w:tcPr>
            <w:tcW w:w="8630" w:type="dxa"/>
          </w:tcPr>
          <w:p w14:paraId="70E6EFB0" w14:textId="77777777" w:rsidR="009805C1" w:rsidRPr="00D001AA" w:rsidRDefault="009805C1" w:rsidP="007F4082">
            <w:pPr>
              <w:spacing w:line="360" w:lineRule="auto"/>
              <w:jc w:val="center"/>
              <w:rPr>
                <w:rFonts w:ascii="Times New Roman" w:hAnsi="Times New Roman" w:cs="Times New Roman"/>
                <w:b/>
                <w:bCs/>
                <w:sz w:val="24"/>
                <w:szCs w:val="24"/>
              </w:rPr>
            </w:pPr>
            <w:r w:rsidRPr="00D001AA">
              <w:rPr>
                <w:rFonts w:ascii="Times New Roman" w:hAnsi="Times New Roman" w:cs="Times New Roman"/>
                <w:b/>
                <w:bCs/>
                <w:sz w:val="24"/>
                <w:szCs w:val="24"/>
              </w:rPr>
              <w:t xml:space="preserve">Scénario </w:t>
            </w:r>
            <w:r>
              <w:rPr>
                <w:rFonts w:ascii="Times New Roman" w:hAnsi="Times New Roman" w:cs="Times New Roman"/>
                <w:b/>
                <w:bCs/>
                <w:sz w:val="24"/>
                <w:szCs w:val="24"/>
              </w:rPr>
              <w:t>3</w:t>
            </w:r>
          </w:p>
        </w:tc>
      </w:tr>
      <w:tr w:rsidR="009805C1" w14:paraId="72453CF9" w14:textId="77777777" w:rsidTr="007F4082">
        <w:tc>
          <w:tcPr>
            <w:tcW w:w="8630" w:type="dxa"/>
          </w:tcPr>
          <w:p w14:paraId="4479086E"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Comportement observé :</w:t>
            </w:r>
          </w:p>
        </w:tc>
      </w:tr>
      <w:tr w:rsidR="009805C1" w14:paraId="0CBEDF1D" w14:textId="77777777" w:rsidTr="007F4082">
        <w:tc>
          <w:tcPr>
            <w:tcW w:w="8630" w:type="dxa"/>
          </w:tcPr>
          <w:p w14:paraId="65411491" w14:textId="77777777" w:rsidR="009805C1" w:rsidRDefault="009805C1" w:rsidP="007F4082">
            <w:pPr>
              <w:spacing w:line="360" w:lineRule="auto"/>
              <w:jc w:val="both"/>
              <w:rPr>
                <w:rFonts w:ascii="Times New Roman" w:hAnsi="Times New Roman" w:cs="Times New Roman"/>
                <w:sz w:val="24"/>
                <w:szCs w:val="24"/>
              </w:rPr>
            </w:pPr>
            <w:r w:rsidRPr="00D0205F">
              <w:rPr>
                <w:rFonts w:ascii="Times New Roman" w:hAnsi="Times New Roman" w:cs="Times New Roman"/>
                <w:sz w:val="24"/>
                <w:szCs w:val="24"/>
              </w:rPr>
              <w:t>Jérôme est vigilant en ce qui concerne la situation, mais n’intervient pas pour l’instant.</w:t>
            </w:r>
          </w:p>
        </w:tc>
      </w:tr>
      <w:tr w:rsidR="009805C1" w14:paraId="443666E5" w14:textId="77777777" w:rsidTr="007F4082">
        <w:tc>
          <w:tcPr>
            <w:tcW w:w="8630" w:type="dxa"/>
          </w:tcPr>
          <w:p w14:paraId="1182063F" w14:textId="77777777" w:rsidR="009805C1" w:rsidRPr="00011A19" w:rsidRDefault="009805C1" w:rsidP="007F4082">
            <w:pPr>
              <w:spacing w:line="360" w:lineRule="auto"/>
              <w:jc w:val="center"/>
              <w:rPr>
                <w:rFonts w:ascii="Times New Roman" w:hAnsi="Times New Roman" w:cs="Times New Roman"/>
                <w:b/>
                <w:bCs/>
                <w:sz w:val="24"/>
                <w:szCs w:val="24"/>
              </w:rPr>
            </w:pPr>
            <w:r w:rsidRPr="00011A19">
              <w:rPr>
                <w:rFonts w:ascii="Times New Roman" w:hAnsi="Times New Roman" w:cs="Times New Roman"/>
                <w:b/>
                <w:bCs/>
                <w:sz w:val="24"/>
                <w:szCs w:val="24"/>
              </w:rPr>
              <w:t>Échelle de Likert</w:t>
            </w:r>
          </w:p>
        </w:tc>
      </w:tr>
      <w:tr w:rsidR="009805C1" w14:paraId="4B0A36EF" w14:textId="77777777" w:rsidTr="007F4082">
        <w:tc>
          <w:tcPr>
            <w:tcW w:w="8630" w:type="dxa"/>
          </w:tcPr>
          <w:p w14:paraId="76162805" w14:textId="77777777" w:rsidR="009805C1" w:rsidRPr="00E9533E" w:rsidRDefault="009805C1" w:rsidP="007F4082">
            <w:pPr>
              <w:spacing w:line="360" w:lineRule="auto"/>
              <w:rPr>
                <w:rFonts w:ascii="Times New Roman" w:hAnsi="Times New Roman" w:cs="Times New Roman"/>
                <w:sz w:val="24"/>
                <w:szCs w:val="24"/>
              </w:rPr>
            </w:pPr>
            <w:r w:rsidRPr="00E9533E">
              <w:rPr>
                <w:rFonts w:ascii="Times New Roman" w:hAnsi="Times New Roman" w:cs="Times New Roman"/>
                <w:sz w:val="24"/>
                <w:szCs w:val="24"/>
              </w:rPr>
              <w:lastRenderedPageBreak/>
              <w:t>Le comportement observé est :</w:t>
            </w:r>
          </w:p>
        </w:tc>
      </w:tr>
      <w:tr w:rsidR="009805C1" w14:paraId="26BA6E48" w14:textId="77777777" w:rsidTr="007F4082">
        <w:trPr>
          <w:trHeight w:val="416"/>
        </w:trPr>
        <w:tc>
          <w:tcPr>
            <w:tcW w:w="8630" w:type="dxa"/>
          </w:tcPr>
          <w:p w14:paraId="61EA570C"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Tout à fait inacceptable</w:t>
            </w:r>
            <w:r w:rsidRPr="003335D1">
              <w:rPr>
                <w:rFonts w:ascii="Times New Roman" w:hAnsi="Times New Roman" w:cs="Times New Roman"/>
                <w:sz w:val="24"/>
                <w:szCs w:val="24"/>
              </w:rPr>
              <w:t xml:space="preserve"> </w:t>
            </w:r>
          </w:p>
          <w:p w14:paraId="761A5A99" w14:textId="77777777" w:rsidR="009805C1" w:rsidRPr="003335D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Inacceptable</w:t>
            </w:r>
          </w:p>
          <w:p w14:paraId="6C12875B" w14:textId="77777777" w:rsidR="009805C1"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Acceptable</w:t>
            </w:r>
          </w:p>
          <w:p w14:paraId="1DDF9DEE" w14:textId="77777777" w:rsidR="009805C1" w:rsidRPr="007A5295" w:rsidRDefault="009805C1" w:rsidP="009805C1">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Tout à fait acceptable</w:t>
            </w:r>
          </w:p>
        </w:tc>
      </w:tr>
      <w:tr w:rsidR="009805C1" w14:paraId="10331899" w14:textId="77777777" w:rsidTr="007F4082">
        <w:tc>
          <w:tcPr>
            <w:tcW w:w="8630" w:type="dxa"/>
          </w:tcPr>
          <w:p w14:paraId="59258A2F" w14:textId="77777777" w:rsidR="009805C1" w:rsidRPr="00011A19" w:rsidRDefault="009805C1" w:rsidP="007F4082">
            <w:pPr>
              <w:spacing w:line="360" w:lineRule="auto"/>
              <w:jc w:val="center"/>
              <w:rPr>
                <w:rFonts w:ascii="Times New Roman" w:hAnsi="Times New Roman" w:cs="Times New Roman"/>
                <w:b/>
                <w:bCs/>
                <w:sz w:val="24"/>
                <w:szCs w:val="24"/>
              </w:rPr>
            </w:pPr>
            <w:r w:rsidRPr="00937E36">
              <w:rPr>
                <w:rFonts w:ascii="Times New Roman" w:hAnsi="Times New Roman" w:cs="Times New Roman"/>
                <w:b/>
                <w:bCs/>
                <w:sz w:val="24"/>
                <w:szCs w:val="24"/>
              </w:rPr>
              <w:t>Réponse anticipée par l’experte de contenu</w:t>
            </w:r>
          </w:p>
        </w:tc>
      </w:tr>
      <w:tr w:rsidR="009805C1" w14:paraId="39CB1E06" w14:textId="77777777" w:rsidTr="007F4082">
        <w:tc>
          <w:tcPr>
            <w:tcW w:w="8630" w:type="dxa"/>
          </w:tcPr>
          <w:p w14:paraId="13437229" w14:textId="77777777" w:rsidR="009805C1" w:rsidRPr="00EC77FF" w:rsidRDefault="009805C1" w:rsidP="007F4082">
            <w:pPr>
              <w:spacing w:line="360" w:lineRule="auto"/>
              <w:rPr>
                <w:rFonts w:ascii="Times New Roman" w:hAnsi="Times New Roman" w:cs="Times New Roman"/>
                <w:sz w:val="24"/>
                <w:szCs w:val="24"/>
              </w:rPr>
            </w:pPr>
            <w:r w:rsidRPr="00EC77FF">
              <w:rPr>
                <w:rFonts w:ascii="Times New Roman" w:hAnsi="Times New Roman" w:cs="Times New Roman"/>
                <w:sz w:val="24"/>
                <w:szCs w:val="24"/>
              </w:rPr>
              <w:t>Réponse :</w:t>
            </w:r>
            <w:r>
              <w:rPr>
                <w:rFonts w:ascii="Times New Roman" w:hAnsi="Times New Roman" w:cs="Times New Roman"/>
                <w:sz w:val="24"/>
                <w:szCs w:val="24"/>
              </w:rPr>
              <w:t xml:space="preserve"> Inacceptable</w:t>
            </w:r>
          </w:p>
          <w:p w14:paraId="1D7F5ACD" w14:textId="77777777" w:rsidR="009805C1" w:rsidRPr="00011A19" w:rsidRDefault="009805C1" w:rsidP="007F4082">
            <w:pPr>
              <w:spacing w:line="360" w:lineRule="auto"/>
              <w:jc w:val="both"/>
              <w:rPr>
                <w:rFonts w:ascii="Times New Roman" w:hAnsi="Times New Roman" w:cs="Times New Roman"/>
                <w:b/>
                <w:bCs/>
                <w:sz w:val="24"/>
                <w:szCs w:val="24"/>
              </w:rPr>
            </w:pPr>
            <w:r w:rsidRPr="00EC77FF">
              <w:rPr>
                <w:rFonts w:ascii="Times New Roman" w:hAnsi="Times New Roman" w:cs="Times New Roman"/>
                <w:sz w:val="24"/>
                <w:szCs w:val="24"/>
              </w:rPr>
              <w:t>Justification :</w:t>
            </w:r>
            <w:r>
              <w:rPr>
                <w:rFonts w:ascii="Times New Roman" w:hAnsi="Times New Roman" w:cs="Times New Roman"/>
                <w:sz w:val="24"/>
                <w:szCs w:val="24"/>
              </w:rPr>
              <w:t xml:space="preserve"> </w:t>
            </w:r>
            <w:r w:rsidRPr="00913CE4">
              <w:rPr>
                <w:rFonts w:ascii="Roboto" w:hAnsi="Roboto"/>
                <w:spacing w:val="2"/>
                <w:shd w:val="clear" w:color="auto" w:fill="FFFFFF"/>
              </w:rPr>
              <w:t xml:space="preserve"> </w:t>
            </w:r>
            <w:r w:rsidRPr="00913CE4">
              <w:rPr>
                <w:rFonts w:ascii="Times New Roman" w:hAnsi="Times New Roman" w:cs="Times New Roman"/>
                <w:sz w:val="24"/>
                <w:szCs w:val="24"/>
              </w:rPr>
              <w:t>Je crois que Jérôme devrait rencontrer Justine et Pierre-Luc individuellement, pour les sensibiliser à un enjeu éthique et un possible conflit d'intérêt dans leurs responsabilités respectives</w:t>
            </w:r>
          </w:p>
        </w:tc>
      </w:tr>
      <w:tr w:rsidR="009805C1" w14:paraId="30FEE18F" w14:textId="77777777" w:rsidTr="007F4082">
        <w:tc>
          <w:tcPr>
            <w:tcW w:w="8630" w:type="dxa"/>
          </w:tcPr>
          <w:p w14:paraId="404BA4D2" w14:textId="77777777" w:rsidR="009805C1" w:rsidRPr="00011A19" w:rsidRDefault="009805C1" w:rsidP="007F4082">
            <w:pPr>
              <w:spacing w:line="360" w:lineRule="auto"/>
              <w:jc w:val="center"/>
              <w:rPr>
                <w:rFonts w:ascii="Times New Roman" w:hAnsi="Times New Roman" w:cs="Times New Roman"/>
                <w:b/>
                <w:bCs/>
                <w:sz w:val="24"/>
                <w:szCs w:val="24"/>
              </w:rPr>
            </w:pPr>
            <w:r w:rsidRPr="00011A19">
              <w:rPr>
                <w:rFonts w:ascii="Times New Roman" w:hAnsi="Times New Roman" w:cs="Times New Roman"/>
                <w:b/>
                <w:bCs/>
                <w:sz w:val="24"/>
                <w:szCs w:val="24"/>
              </w:rPr>
              <w:t>Réponses des panélistes</w:t>
            </w:r>
          </w:p>
        </w:tc>
      </w:tr>
      <w:tr w:rsidR="009805C1" w14:paraId="25D5D5A9" w14:textId="77777777" w:rsidTr="007F4082">
        <w:tc>
          <w:tcPr>
            <w:tcW w:w="8630" w:type="dxa"/>
          </w:tcPr>
          <w:p w14:paraId="3D1FF98D" w14:textId="77777777" w:rsidR="009805C1" w:rsidRPr="00EC77FF" w:rsidRDefault="009805C1" w:rsidP="007F4082">
            <w:pPr>
              <w:spacing w:line="360" w:lineRule="auto"/>
              <w:rPr>
                <w:rFonts w:ascii="Times New Roman" w:hAnsi="Times New Roman" w:cs="Times New Roman"/>
                <w:sz w:val="24"/>
                <w:szCs w:val="24"/>
                <w:u w:val="single"/>
              </w:rPr>
            </w:pPr>
            <w:r w:rsidRPr="00EC77FF">
              <w:rPr>
                <w:rFonts w:ascii="Times New Roman" w:hAnsi="Times New Roman" w:cs="Times New Roman"/>
                <w:sz w:val="24"/>
                <w:szCs w:val="24"/>
                <w:u w:val="single"/>
              </w:rPr>
              <w:t>Panéliste #2</w:t>
            </w:r>
          </w:p>
          <w:p w14:paraId="0EB55E75" w14:textId="77777777" w:rsidR="009805C1" w:rsidRPr="00EC77FF" w:rsidRDefault="009805C1" w:rsidP="007F4082">
            <w:pPr>
              <w:spacing w:line="360" w:lineRule="auto"/>
              <w:rPr>
                <w:rFonts w:ascii="Times New Roman" w:hAnsi="Times New Roman" w:cs="Times New Roman"/>
                <w:sz w:val="24"/>
                <w:szCs w:val="24"/>
              </w:rPr>
            </w:pPr>
            <w:r w:rsidRPr="00EC77FF">
              <w:rPr>
                <w:rFonts w:ascii="Times New Roman" w:hAnsi="Times New Roman" w:cs="Times New Roman"/>
                <w:sz w:val="24"/>
                <w:szCs w:val="24"/>
              </w:rPr>
              <w:t>Réponse :</w:t>
            </w:r>
            <w:r>
              <w:rPr>
                <w:rFonts w:ascii="Times New Roman" w:hAnsi="Times New Roman" w:cs="Times New Roman"/>
                <w:sz w:val="24"/>
                <w:szCs w:val="24"/>
              </w:rPr>
              <w:t xml:space="preserve"> Inacceptable</w:t>
            </w:r>
          </w:p>
          <w:p w14:paraId="5EF565E0" w14:textId="77777777" w:rsidR="009805C1" w:rsidRDefault="009805C1" w:rsidP="007F4082">
            <w:pPr>
              <w:spacing w:line="360" w:lineRule="auto"/>
              <w:rPr>
                <w:rFonts w:ascii="Times New Roman" w:hAnsi="Times New Roman" w:cs="Times New Roman"/>
                <w:sz w:val="24"/>
                <w:szCs w:val="24"/>
              </w:rPr>
            </w:pPr>
            <w:r w:rsidRPr="00EC77FF">
              <w:rPr>
                <w:rFonts w:ascii="Times New Roman" w:hAnsi="Times New Roman" w:cs="Times New Roman"/>
                <w:sz w:val="24"/>
                <w:szCs w:val="24"/>
              </w:rPr>
              <w:t>Justification :</w:t>
            </w:r>
            <w:r>
              <w:rPr>
                <w:rFonts w:ascii="Times New Roman" w:hAnsi="Times New Roman" w:cs="Times New Roman"/>
                <w:sz w:val="24"/>
                <w:szCs w:val="24"/>
              </w:rPr>
              <w:t xml:space="preserve"> </w:t>
            </w:r>
            <w:r w:rsidRPr="008A3FE3">
              <w:rPr>
                <w:rFonts w:ascii="Roboto" w:hAnsi="Roboto"/>
                <w:spacing w:val="2"/>
                <w:shd w:val="clear" w:color="auto" w:fill="FFFFFF"/>
              </w:rPr>
              <w:t xml:space="preserve"> </w:t>
            </w:r>
            <w:r w:rsidRPr="008A3FE3">
              <w:rPr>
                <w:rFonts w:ascii="Times New Roman" w:hAnsi="Times New Roman" w:cs="Times New Roman"/>
                <w:sz w:val="24"/>
                <w:szCs w:val="24"/>
              </w:rPr>
              <w:t>Le comportement est inacceptable, il doit y avoir une intervention, car cela peut nuire à la crédibilité, favoriser un sentiment d'injustice au sein de l'équipe. Il doit aussi y avoir une politique claire de mise en place à cet effet dans l'organisation.</w:t>
            </w:r>
          </w:p>
          <w:p w14:paraId="07522522" w14:textId="77777777" w:rsidR="009805C1" w:rsidRPr="00EC77FF" w:rsidRDefault="009805C1" w:rsidP="007F4082">
            <w:pPr>
              <w:spacing w:line="360" w:lineRule="auto"/>
              <w:rPr>
                <w:rFonts w:ascii="Times New Roman" w:hAnsi="Times New Roman" w:cs="Times New Roman"/>
                <w:sz w:val="24"/>
                <w:szCs w:val="24"/>
              </w:rPr>
            </w:pPr>
          </w:p>
          <w:p w14:paraId="75674C42" w14:textId="77777777" w:rsidR="009805C1" w:rsidRPr="00EC77FF" w:rsidRDefault="009805C1" w:rsidP="007F4082">
            <w:pPr>
              <w:spacing w:line="360" w:lineRule="auto"/>
              <w:rPr>
                <w:rFonts w:ascii="Times New Roman" w:hAnsi="Times New Roman" w:cs="Times New Roman"/>
                <w:sz w:val="24"/>
                <w:szCs w:val="24"/>
                <w:u w:val="single"/>
              </w:rPr>
            </w:pPr>
            <w:r w:rsidRPr="00EC77FF">
              <w:rPr>
                <w:rFonts w:ascii="Times New Roman" w:hAnsi="Times New Roman" w:cs="Times New Roman"/>
                <w:sz w:val="24"/>
                <w:szCs w:val="24"/>
                <w:u w:val="single"/>
              </w:rPr>
              <w:t>Panéliste #4</w:t>
            </w:r>
          </w:p>
          <w:p w14:paraId="16E5880D" w14:textId="77777777" w:rsidR="009805C1" w:rsidRPr="00EC77FF" w:rsidRDefault="009805C1" w:rsidP="007F4082">
            <w:pPr>
              <w:spacing w:line="360" w:lineRule="auto"/>
              <w:rPr>
                <w:rFonts w:ascii="Times New Roman" w:hAnsi="Times New Roman" w:cs="Times New Roman"/>
                <w:sz w:val="24"/>
                <w:szCs w:val="24"/>
              </w:rPr>
            </w:pPr>
            <w:r w:rsidRPr="00EC77FF">
              <w:rPr>
                <w:rFonts w:ascii="Times New Roman" w:hAnsi="Times New Roman" w:cs="Times New Roman"/>
                <w:sz w:val="24"/>
                <w:szCs w:val="24"/>
              </w:rPr>
              <w:t>Réponse :</w:t>
            </w:r>
            <w:r>
              <w:rPr>
                <w:rFonts w:ascii="Times New Roman" w:hAnsi="Times New Roman" w:cs="Times New Roman"/>
                <w:sz w:val="24"/>
                <w:szCs w:val="24"/>
              </w:rPr>
              <w:t xml:space="preserve"> Inacceptable</w:t>
            </w:r>
          </w:p>
          <w:p w14:paraId="7EA108CD" w14:textId="77777777" w:rsidR="009805C1" w:rsidRDefault="009805C1" w:rsidP="007F4082">
            <w:pPr>
              <w:spacing w:line="360" w:lineRule="auto"/>
              <w:jc w:val="both"/>
              <w:rPr>
                <w:rFonts w:ascii="Times New Roman" w:hAnsi="Times New Roman" w:cs="Times New Roman"/>
                <w:sz w:val="24"/>
                <w:szCs w:val="24"/>
              </w:rPr>
            </w:pPr>
            <w:r w:rsidRPr="00EC77FF">
              <w:rPr>
                <w:rFonts w:ascii="Times New Roman" w:hAnsi="Times New Roman" w:cs="Times New Roman"/>
                <w:sz w:val="24"/>
                <w:szCs w:val="24"/>
              </w:rPr>
              <w:t>Justification :</w:t>
            </w:r>
            <w:r>
              <w:rPr>
                <w:rFonts w:ascii="Times New Roman" w:hAnsi="Times New Roman" w:cs="Times New Roman"/>
                <w:sz w:val="24"/>
                <w:szCs w:val="24"/>
              </w:rPr>
              <w:t xml:space="preserve"> </w:t>
            </w:r>
            <w:r w:rsidRPr="00897C7C">
              <w:rPr>
                <w:rFonts w:ascii="Roboto" w:hAnsi="Roboto"/>
                <w:spacing w:val="2"/>
                <w:shd w:val="clear" w:color="auto" w:fill="FFFFFF"/>
              </w:rPr>
              <w:t xml:space="preserve"> </w:t>
            </w:r>
            <w:r w:rsidRPr="00897C7C">
              <w:rPr>
                <w:rFonts w:ascii="Times New Roman" w:hAnsi="Times New Roman" w:cs="Times New Roman"/>
                <w:sz w:val="24"/>
                <w:szCs w:val="24"/>
              </w:rPr>
              <w:t>Il serait tout à fait pertinent d’avoir une discussion avec Justine. Si la relation n’existe pas, il est important qu’elle sache que Jérôme a exprimé des sentiments pour elle, et si la relation est réelle, la question du conflit d’intérêt pourra être abordée. Dans tous les cas, la conversation devra se dérouler avec tact et objectivité.</w:t>
            </w:r>
          </w:p>
          <w:p w14:paraId="02DB9584" w14:textId="77777777" w:rsidR="009805C1" w:rsidRPr="00EC77FF" w:rsidRDefault="009805C1" w:rsidP="007F4082">
            <w:pPr>
              <w:spacing w:line="360" w:lineRule="auto"/>
              <w:rPr>
                <w:rFonts w:ascii="Times New Roman" w:hAnsi="Times New Roman" w:cs="Times New Roman"/>
                <w:sz w:val="24"/>
                <w:szCs w:val="24"/>
              </w:rPr>
            </w:pPr>
          </w:p>
          <w:p w14:paraId="3D0391F0" w14:textId="77777777" w:rsidR="009805C1" w:rsidRPr="00897C7C" w:rsidRDefault="009805C1" w:rsidP="007F4082">
            <w:pPr>
              <w:spacing w:line="360" w:lineRule="auto"/>
              <w:rPr>
                <w:rFonts w:ascii="Times New Roman" w:hAnsi="Times New Roman" w:cs="Times New Roman"/>
                <w:sz w:val="24"/>
                <w:szCs w:val="24"/>
                <w:u w:val="single"/>
              </w:rPr>
            </w:pPr>
            <w:r w:rsidRPr="00897C7C">
              <w:rPr>
                <w:rFonts w:ascii="Times New Roman" w:hAnsi="Times New Roman" w:cs="Times New Roman"/>
                <w:sz w:val="24"/>
                <w:szCs w:val="24"/>
                <w:u w:val="single"/>
              </w:rPr>
              <w:t>Panéliste #5</w:t>
            </w:r>
          </w:p>
          <w:p w14:paraId="4D028BBE" w14:textId="77777777" w:rsidR="009805C1" w:rsidRPr="00EC77FF" w:rsidRDefault="009805C1" w:rsidP="007F4082">
            <w:pPr>
              <w:spacing w:line="360" w:lineRule="auto"/>
              <w:rPr>
                <w:rFonts w:ascii="Times New Roman" w:hAnsi="Times New Roman" w:cs="Times New Roman"/>
                <w:sz w:val="24"/>
                <w:szCs w:val="24"/>
              </w:rPr>
            </w:pPr>
            <w:r w:rsidRPr="00EC77FF">
              <w:rPr>
                <w:rFonts w:ascii="Times New Roman" w:hAnsi="Times New Roman" w:cs="Times New Roman"/>
                <w:sz w:val="24"/>
                <w:szCs w:val="24"/>
              </w:rPr>
              <w:t>Réponse :</w:t>
            </w:r>
            <w:r>
              <w:rPr>
                <w:rFonts w:ascii="Times New Roman" w:hAnsi="Times New Roman" w:cs="Times New Roman"/>
                <w:sz w:val="24"/>
                <w:szCs w:val="24"/>
              </w:rPr>
              <w:t xml:space="preserve"> Tout à fait inacceptable</w:t>
            </w:r>
          </w:p>
          <w:p w14:paraId="75B7C38C" w14:textId="77777777" w:rsidR="009805C1" w:rsidRPr="00D67DD4" w:rsidRDefault="009805C1" w:rsidP="007F4082">
            <w:pPr>
              <w:spacing w:line="360" w:lineRule="auto"/>
              <w:rPr>
                <w:rFonts w:ascii="Times New Roman" w:hAnsi="Times New Roman" w:cs="Times New Roman"/>
                <w:b/>
                <w:bCs/>
                <w:sz w:val="24"/>
                <w:szCs w:val="24"/>
              </w:rPr>
            </w:pPr>
            <w:r w:rsidRPr="00EC77FF">
              <w:rPr>
                <w:rFonts w:ascii="Times New Roman" w:hAnsi="Times New Roman" w:cs="Times New Roman"/>
                <w:sz w:val="24"/>
                <w:szCs w:val="24"/>
              </w:rPr>
              <w:t>Justification :</w:t>
            </w:r>
            <w:r>
              <w:rPr>
                <w:rFonts w:ascii="Times New Roman" w:hAnsi="Times New Roman" w:cs="Times New Roman"/>
                <w:sz w:val="24"/>
                <w:szCs w:val="24"/>
              </w:rPr>
              <w:t xml:space="preserve"> C’est évident qu’il faut intervenir dès qu’on le sait.</w:t>
            </w:r>
          </w:p>
        </w:tc>
      </w:tr>
      <w:tr w:rsidR="009805C1" w14:paraId="1DF30610" w14:textId="77777777" w:rsidTr="007F4082">
        <w:tc>
          <w:tcPr>
            <w:tcW w:w="8630" w:type="dxa"/>
          </w:tcPr>
          <w:p w14:paraId="17727B5B" w14:textId="77777777" w:rsidR="009805C1" w:rsidRPr="00D67DD4" w:rsidRDefault="009805C1" w:rsidP="007F4082">
            <w:pPr>
              <w:spacing w:line="360" w:lineRule="auto"/>
              <w:jc w:val="center"/>
              <w:rPr>
                <w:rFonts w:ascii="Times New Roman" w:hAnsi="Times New Roman" w:cs="Times New Roman"/>
                <w:b/>
                <w:bCs/>
                <w:sz w:val="24"/>
                <w:szCs w:val="24"/>
              </w:rPr>
            </w:pPr>
            <w:r w:rsidRPr="00647587">
              <w:rPr>
                <w:rFonts w:ascii="Times New Roman" w:hAnsi="Times New Roman" w:cs="Times New Roman"/>
                <w:b/>
                <w:bCs/>
                <w:sz w:val="24"/>
                <w:szCs w:val="24"/>
                <w:highlight w:val="yellow"/>
              </w:rPr>
              <w:t>Synthèse éducative</w:t>
            </w:r>
            <w:r>
              <w:rPr>
                <w:rFonts w:ascii="Times New Roman" w:hAnsi="Times New Roman" w:cs="Times New Roman"/>
                <w:b/>
                <w:bCs/>
                <w:sz w:val="24"/>
                <w:szCs w:val="24"/>
              </w:rPr>
              <w:t xml:space="preserve"> </w:t>
            </w:r>
          </w:p>
        </w:tc>
      </w:tr>
      <w:tr w:rsidR="009805C1" w14:paraId="493C2BE6" w14:textId="77777777" w:rsidTr="007F4082">
        <w:tc>
          <w:tcPr>
            <w:tcW w:w="8630" w:type="dxa"/>
          </w:tcPr>
          <w:p w14:paraId="0F3C498A" w14:textId="77777777" w:rsidR="009805C1" w:rsidRPr="00E95F2C"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Pr="00E95F2C">
              <w:rPr>
                <w:rFonts w:ascii="Times New Roman" w:hAnsi="Times New Roman" w:cs="Times New Roman"/>
                <w:b/>
                <w:bCs/>
                <w:sz w:val="24"/>
                <w:szCs w:val="24"/>
              </w:rPr>
              <w:t xml:space="preserve">Éléments clés des réponses des panélistes : </w:t>
            </w:r>
          </w:p>
          <w:p w14:paraId="16DDEFAD" w14:textId="77777777" w:rsidR="009805C1" w:rsidRDefault="009805C1" w:rsidP="009805C1">
            <w:pPr>
              <w:pStyle w:val="Paragraphedeliste"/>
              <w:numPr>
                <w:ilvl w:val="0"/>
                <w:numId w:val="20"/>
              </w:numPr>
              <w:spacing w:line="360" w:lineRule="auto"/>
              <w:jc w:val="both"/>
              <w:rPr>
                <w:rFonts w:ascii="Times New Roman" w:hAnsi="Times New Roman" w:cs="Times New Roman"/>
                <w:sz w:val="24"/>
                <w:szCs w:val="24"/>
              </w:rPr>
            </w:pPr>
            <w:r w:rsidRPr="00A35122">
              <w:rPr>
                <w:rFonts w:ascii="Times New Roman" w:hAnsi="Times New Roman" w:cs="Times New Roman"/>
                <w:b/>
                <w:bCs/>
                <w:sz w:val="24"/>
                <w:szCs w:val="24"/>
              </w:rPr>
              <w:t>Intervention rapide</w:t>
            </w:r>
            <w:r>
              <w:rPr>
                <w:rFonts w:ascii="Times New Roman" w:hAnsi="Times New Roman" w:cs="Times New Roman"/>
                <w:sz w:val="24"/>
                <w:szCs w:val="24"/>
              </w:rPr>
              <w:t> : Jérôme doit intervenir et clarifier ses attentes rapidement avec les deux employés.</w:t>
            </w:r>
          </w:p>
          <w:p w14:paraId="5B4090B2" w14:textId="77777777" w:rsidR="009805C1" w:rsidRDefault="009805C1" w:rsidP="009805C1">
            <w:pPr>
              <w:pStyle w:val="Paragraphedeliste"/>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Réorganisation des équipes </w:t>
            </w:r>
            <w:r w:rsidRPr="00B003D2">
              <w:rPr>
                <w:rFonts w:ascii="Times New Roman" w:hAnsi="Times New Roman" w:cs="Times New Roman"/>
                <w:sz w:val="24"/>
                <w:szCs w:val="24"/>
              </w:rPr>
              <w:t>:</w:t>
            </w:r>
            <w:r>
              <w:rPr>
                <w:rFonts w:ascii="Times New Roman" w:hAnsi="Times New Roman" w:cs="Times New Roman"/>
                <w:sz w:val="24"/>
                <w:szCs w:val="24"/>
              </w:rPr>
              <w:t xml:space="preserve"> Si les amoureux ont effectivement une relation amoureuse en dehors du travail, il faut réorganiser les équipes afin d’éviter un conflit d’intérêts.</w:t>
            </w:r>
          </w:p>
          <w:p w14:paraId="56FBD621" w14:textId="77777777" w:rsidR="009805C1" w:rsidRPr="001068A8" w:rsidRDefault="009805C1" w:rsidP="007F4082">
            <w:pPr>
              <w:spacing w:line="360" w:lineRule="auto"/>
              <w:ind w:left="360"/>
              <w:jc w:val="both"/>
              <w:rPr>
                <w:rFonts w:ascii="Times New Roman" w:hAnsi="Times New Roman" w:cs="Times New Roman"/>
                <w:sz w:val="24"/>
                <w:szCs w:val="24"/>
              </w:rPr>
            </w:pPr>
          </w:p>
          <w:p w14:paraId="1652852F" w14:textId="77777777" w:rsidR="009805C1" w:rsidRDefault="009805C1" w:rsidP="007F4082">
            <w:pPr>
              <w:spacing w:line="360" w:lineRule="auto"/>
              <w:jc w:val="both"/>
              <w:rPr>
                <w:rFonts w:ascii="Times New Roman" w:hAnsi="Times New Roman" w:cs="Times New Roman"/>
                <w:b/>
                <w:bCs/>
                <w:sz w:val="24"/>
                <w:szCs w:val="24"/>
              </w:rPr>
            </w:pPr>
            <w:r w:rsidRPr="00935152">
              <w:rPr>
                <w:rFonts w:ascii="Times New Roman" w:hAnsi="Times New Roman" w:cs="Times New Roman"/>
                <w:b/>
                <w:bCs/>
                <w:sz w:val="24"/>
                <w:szCs w:val="24"/>
              </w:rPr>
              <w:t>2. Points de convergence et de divergence entre les réponses :</w:t>
            </w:r>
          </w:p>
          <w:p w14:paraId="76CC23B4" w14:textId="77777777" w:rsidR="009805C1" w:rsidRDefault="009805C1" w:rsidP="007F4082">
            <w:pPr>
              <w:spacing w:line="360" w:lineRule="auto"/>
              <w:jc w:val="both"/>
              <w:rPr>
                <w:rFonts w:ascii="Times New Roman" w:hAnsi="Times New Roman" w:cs="Times New Roman"/>
                <w:b/>
                <w:bCs/>
                <w:sz w:val="24"/>
                <w:szCs w:val="24"/>
              </w:rPr>
            </w:pPr>
            <w:r w:rsidRPr="00BF052F">
              <w:rPr>
                <w:rFonts w:ascii="Times New Roman" w:hAnsi="Times New Roman" w:cs="Times New Roman"/>
                <w:b/>
                <w:bCs/>
                <w:sz w:val="24"/>
                <w:szCs w:val="24"/>
              </w:rPr>
              <w:t xml:space="preserve">Convergence : </w:t>
            </w:r>
          </w:p>
          <w:p w14:paraId="1082A31C" w14:textId="77777777" w:rsidR="009805C1" w:rsidRDefault="009805C1" w:rsidP="009805C1">
            <w:pPr>
              <w:pStyle w:val="Paragraphedeliste"/>
              <w:numPr>
                <w:ilvl w:val="0"/>
                <w:numId w:val="23"/>
              </w:numPr>
              <w:spacing w:line="360" w:lineRule="auto"/>
              <w:jc w:val="both"/>
              <w:rPr>
                <w:rFonts w:ascii="Times New Roman" w:hAnsi="Times New Roman" w:cs="Times New Roman"/>
                <w:sz w:val="24"/>
                <w:szCs w:val="24"/>
              </w:rPr>
            </w:pPr>
            <w:r w:rsidRPr="00375733">
              <w:rPr>
                <w:rFonts w:ascii="Times New Roman" w:hAnsi="Times New Roman" w:cs="Times New Roman"/>
                <w:sz w:val="24"/>
                <w:szCs w:val="24"/>
              </w:rPr>
              <w:t xml:space="preserve">Les panélistes s’entendent faut rencontrer </w:t>
            </w:r>
            <w:r>
              <w:rPr>
                <w:rFonts w:ascii="Times New Roman" w:hAnsi="Times New Roman" w:cs="Times New Roman"/>
                <w:sz w:val="24"/>
                <w:szCs w:val="24"/>
              </w:rPr>
              <w:t xml:space="preserve">Justine et Jérôme </w:t>
            </w:r>
            <w:r w:rsidRPr="00DB0C65">
              <w:rPr>
                <w:rFonts w:ascii="Times New Roman" w:hAnsi="Times New Roman" w:cs="Times New Roman"/>
                <w:sz w:val="24"/>
                <w:szCs w:val="24"/>
              </w:rPr>
              <w:t>pour clarifier ses attentes en lien avec les comportements attendus entre Justine et Pierre-Luc au travail et sensibiliser Justine à ses potentiels enjeux de crédibilités en tant que gestionnaire.</w:t>
            </w:r>
          </w:p>
          <w:p w14:paraId="7EB8203E" w14:textId="77777777" w:rsidR="009805C1" w:rsidRDefault="009805C1" w:rsidP="009805C1">
            <w:pPr>
              <w:pStyle w:val="Paragraphedeliste"/>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Les panélistes soulignent l’importance d’intervenir rapidement considérant les possibles conflits d’intérêts et les enjeux de crédibilité considérant le rôle de gestionnaire de Justine.</w:t>
            </w:r>
          </w:p>
          <w:p w14:paraId="78B9D7C4" w14:textId="77777777" w:rsidR="009805C1" w:rsidRPr="001B0481" w:rsidRDefault="009805C1" w:rsidP="009805C1">
            <w:pPr>
              <w:pStyle w:val="Paragraphedeliste"/>
              <w:numPr>
                <w:ilvl w:val="0"/>
                <w:numId w:val="23"/>
              </w:numPr>
              <w:spacing w:line="360" w:lineRule="auto"/>
              <w:jc w:val="both"/>
              <w:rPr>
                <w:rFonts w:ascii="Times New Roman" w:hAnsi="Times New Roman" w:cs="Times New Roman"/>
                <w:sz w:val="24"/>
                <w:szCs w:val="24"/>
              </w:rPr>
            </w:pPr>
            <w:r w:rsidRPr="001B0481">
              <w:rPr>
                <w:rFonts w:ascii="Times New Roman" w:hAnsi="Times New Roman" w:cs="Times New Roman"/>
                <w:sz w:val="24"/>
                <w:szCs w:val="24"/>
              </w:rPr>
              <w:t>Les panélistes s’entendent sur l’idée selon laquelle les deux amoureux ne peuvent pas continuer de travailler ensemble. Ils s’entendent aussi sur l’idée qu’il faut tenter de réorganiser les équipes pour éviter que ces derniers ne travaillent ensemble.</w:t>
            </w:r>
          </w:p>
          <w:p w14:paraId="0C97741D" w14:textId="77777777" w:rsidR="009805C1" w:rsidRDefault="009805C1" w:rsidP="007F4082">
            <w:pPr>
              <w:spacing w:line="360" w:lineRule="auto"/>
              <w:jc w:val="both"/>
              <w:rPr>
                <w:rFonts w:ascii="Times New Roman" w:hAnsi="Times New Roman" w:cs="Times New Roman"/>
                <w:b/>
                <w:bCs/>
                <w:sz w:val="24"/>
                <w:szCs w:val="24"/>
              </w:rPr>
            </w:pPr>
            <w:r w:rsidRPr="008E2EDF">
              <w:rPr>
                <w:rFonts w:ascii="Times New Roman" w:hAnsi="Times New Roman" w:cs="Times New Roman"/>
                <w:b/>
                <w:bCs/>
                <w:sz w:val="24"/>
                <w:szCs w:val="24"/>
              </w:rPr>
              <w:t>Divergence :</w:t>
            </w:r>
          </w:p>
          <w:p w14:paraId="294E4465" w14:textId="77777777" w:rsidR="009805C1" w:rsidRPr="00146663" w:rsidRDefault="009805C1" w:rsidP="009805C1">
            <w:pPr>
              <w:pStyle w:val="Paragraphedeliste"/>
              <w:numPr>
                <w:ilvl w:val="0"/>
                <w:numId w:val="25"/>
              </w:numPr>
              <w:spacing w:line="360" w:lineRule="auto"/>
              <w:jc w:val="both"/>
              <w:rPr>
                <w:rFonts w:ascii="Times New Roman" w:hAnsi="Times New Roman" w:cs="Times New Roman"/>
                <w:b/>
                <w:bCs/>
                <w:sz w:val="24"/>
                <w:szCs w:val="24"/>
              </w:rPr>
            </w:pPr>
            <w:r w:rsidRPr="00146663">
              <w:rPr>
                <w:rFonts w:ascii="Times New Roman" w:hAnsi="Times New Roman" w:cs="Times New Roman"/>
                <w:sz w:val="24"/>
                <w:szCs w:val="24"/>
              </w:rPr>
              <w:t xml:space="preserve">Certains </w:t>
            </w:r>
            <w:r w:rsidRPr="00B90D96">
              <w:rPr>
                <w:rFonts w:ascii="Times New Roman" w:hAnsi="Times New Roman" w:cs="Times New Roman"/>
                <w:sz w:val="24"/>
                <w:szCs w:val="24"/>
              </w:rPr>
              <w:t>panéliste</w:t>
            </w:r>
            <w:r>
              <w:rPr>
                <w:rFonts w:ascii="Times New Roman" w:hAnsi="Times New Roman" w:cs="Times New Roman"/>
                <w:sz w:val="24"/>
                <w:szCs w:val="24"/>
              </w:rPr>
              <w:t>s envisagent annoncer aux amoureux</w:t>
            </w:r>
            <w:r w:rsidRPr="00B90D96">
              <w:rPr>
                <w:rFonts w:ascii="Times New Roman" w:hAnsi="Times New Roman" w:cs="Times New Roman"/>
                <w:sz w:val="24"/>
                <w:szCs w:val="24"/>
              </w:rPr>
              <w:t xml:space="preserve"> qu’un des deux doit quitter l’organisation s’il souhaite poursuivre leur relation, car ils sont en conflit d’intérêts.</w:t>
            </w:r>
          </w:p>
          <w:p w14:paraId="3AA29196" w14:textId="77777777" w:rsidR="009805C1" w:rsidRDefault="009805C1" w:rsidP="007F4082">
            <w:pPr>
              <w:spacing w:line="360" w:lineRule="auto"/>
              <w:ind w:left="360"/>
              <w:jc w:val="both"/>
              <w:rPr>
                <w:rFonts w:ascii="Times New Roman" w:hAnsi="Times New Roman" w:cs="Times New Roman"/>
                <w:sz w:val="24"/>
                <w:szCs w:val="24"/>
              </w:rPr>
            </w:pPr>
          </w:p>
          <w:p w14:paraId="09B7F87E" w14:textId="77777777" w:rsidR="009805C1" w:rsidRDefault="009805C1" w:rsidP="007F40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Pr="00E02184">
              <w:rPr>
                <w:rFonts w:ascii="Times New Roman" w:hAnsi="Times New Roman" w:cs="Times New Roman"/>
                <w:b/>
                <w:bCs/>
                <w:sz w:val="24"/>
                <w:szCs w:val="24"/>
              </w:rPr>
              <w:t xml:space="preserve">Bilan </w:t>
            </w:r>
          </w:p>
          <w:p w14:paraId="71C4BACF" w14:textId="77777777" w:rsidR="009805C1" w:rsidRDefault="009805C1" w:rsidP="007F4082">
            <w:pPr>
              <w:spacing w:line="360" w:lineRule="auto"/>
              <w:jc w:val="both"/>
              <w:rPr>
                <w:rFonts w:ascii="Times New Roman" w:hAnsi="Times New Roman" w:cs="Times New Roman"/>
                <w:sz w:val="24"/>
                <w:szCs w:val="24"/>
              </w:rPr>
            </w:pPr>
            <w:r>
              <w:rPr>
                <w:rFonts w:ascii="Times New Roman" w:hAnsi="Times New Roman" w:cs="Times New Roman"/>
                <w:sz w:val="24"/>
                <w:szCs w:val="24"/>
              </w:rPr>
              <w:t>Dans l’ensemble, les panélistes soutiennent qu’il faut intervenir rapidement auprès de Justine et Pierre-Luc. Compte tenu du poste de gestionnaire de Justine, il faut réorganiser les équipes dans le but d’éviter un conflit d’intérêts.</w:t>
            </w:r>
          </w:p>
          <w:p w14:paraId="233F8A84" w14:textId="77777777" w:rsidR="009805C1" w:rsidRDefault="009805C1" w:rsidP="007F4082">
            <w:pPr>
              <w:spacing w:line="360" w:lineRule="auto"/>
              <w:jc w:val="both"/>
              <w:rPr>
                <w:rFonts w:ascii="Times New Roman" w:hAnsi="Times New Roman" w:cs="Times New Roman"/>
                <w:sz w:val="24"/>
                <w:szCs w:val="24"/>
              </w:rPr>
            </w:pPr>
          </w:p>
          <w:p w14:paraId="57B1B268" w14:textId="77777777" w:rsidR="009805C1" w:rsidRDefault="009805C1" w:rsidP="007F4082">
            <w:pPr>
              <w:spacing w:line="360" w:lineRule="auto"/>
              <w:jc w:val="both"/>
              <w:rPr>
                <w:rFonts w:ascii="Times New Roman" w:hAnsi="Times New Roman" w:cs="Times New Roman"/>
                <w:b/>
                <w:bCs/>
                <w:sz w:val="24"/>
                <w:szCs w:val="24"/>
              </w:rPr>
            </w:pPr>
            <w:r w:rsidRPr="00122105">
              <w:rPr>
                <w:rFonts w:ascii="Times New Roman" w:hAnsi="Times New Roman" w:cs="Times New Roman"/>
                <w:b/>
                <w:bCs/>
                <w:sz w:val="24"/>
                <w:szCs w:val="24"/>
                <w:highlight w:val="yellow"/>
              </w:rPr>
              <w:t>Ressources :</w:t>
            </w:r>
            <w:r w:rsidRPr="00122105">
              <w:rPr>
                <w:rFonts w:ascii="Times New Roman" w:hAnsi="Times New Roman" w:cs="Times New Roman"/>
                <w:b/>
                <w:bCs/>
                <w:sz w:val="24"/>
                <w:szCs w:val="24"/>
              </w:rPr>
              <w:t xml:space="preserve">  </w:t>
            </w:r>
          </w:p>
          <w:p w14:paraId="5716326C"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 xml:space="preserve">Gauthier, V. (2018, 30 mai). </w:t>
            </w:r>
            <w:r>
              <w:t xml:space="preserve"> </w:t>
            </w:r>
            <w:r w:rsidRPr="00A434DC">
              <w:rPr>
                <w:rFonts w:ascii="Times New Roman" w:hAnsi="Times New Roman" w:cs="Times New Roman"/>
                <w:sz w:val="24"/>
                <w:szCs w:val="24"/>
              </w:rPr>
              <w:t xml:space="preserve">Doit-on encadrer les relations personnelles en contexte </w:t>
            </w:r>
            <w:proofErr w:type="gramStart"/>
            <w:r w:rsidRPr="00A434DC">
              <w:rPr>
                <w:rFonts w:ascii="Times New Roman" w:hAnsi="Times New Roman" w:cs="Times New Roman"/>
                <w:sz w:val="24"/>
                <w:szCs w:val="24"/>
              </w:rPr>
              <w:t>professionnel?</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F66870">
              <w:rPr>
                <w:rFonts w:ascii="Times New Roman" w:hAnsi="Times New Roman" w:cs="Times New Roman"/>
                <w:sz w:val="24"/>
                <w:szCs w:val="24"/>
              </w:rPr>
              <w:t xml:space="preserve"> </w:t>
            </w:r>
            <w:r w:rsidRPr="00B01531">
              <w:rPr>
                <w:rFonts w:ascii="Times New Roman" w:hAnsi="Times New Roman" w:cs="Times New Roman"/>
                <w:i/>
                <w:iCs/>
                <w:sz w:val="24"/>
                <w:szCs w:val="24"/>
              </w:rPr>
              <w:t>Ordre des conseillers en ressources humaines agréés</w:t>
            </w:r>
            <w:r>
              <w:rPr>
                <w:rFonts w:ascii="Times New Roman" w:hAnsi="Times New Roman" w:cs="Times New Roman"/>
                <w:sz w:val="24"/>
                <w:szCs w:val="24"/>
              </w:rPr>
              <w:t>.</w:t>
            </w:r>
            <w:r w:rsidRPr="00BF198D">
              <w:rPr>
                <w:rFonts w:ascii="Times New Roman" w:hAnsi="Times New Roman" w:cs="Times New Roman"/>
                <w:sz w:val="24"/>
                <w:szCs w:val="24"/>
              </w:rPr>
              <w:t xml:space="preserve"> </w:t>
            </w:r>
            <w:r w:rsidRPr="007B0525">
              <w:rPr>
                <w:rFonts w:ascii="Times New Roman" w:hAnsi="Times New Roman" w:cs="Times New Roman"/>
                <w:sz w:val="24"/>
                <w:szCs w:val="24"/>
              </w:rPr>
              <w:lastRenderedPageBreak/>
              <w:t>https://ordrecrha.org/ressources/TBD/Archives/Vigie-RT/doit-on-encadrer-les-relations-personnelles-en-contexte-professionnel</w:t>
            </w:r>
          </w:p>
          <w:p w14:paraId="09992FA1" w14:textId="77777777" w:rsidR="009805C1" w:rsidRDefault="009805C1" w:rsidP="007F4082">
            <w:pPr>
              <w:spacing w:line="360" w:lineRule="auto"/>
              <w:rPr>
                <w:rFonts w:ascii="Times New Roman" w:hAnsi="Times New Roman" w:cs="Times New Roman"/>
                <w:sz w:val="24"/>
                <w:szCs w:val="24"/>
              </w:rPr>
            </w:pPr>
          </w:p>
          <w:p w14:paraId="54C4F786" w14:textId="77777777" w:rsidR="009805C1"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Normandin, F. (2018, 14 février</w:t>
            </w:r>
            <w:r w:rsidRPr="001A77D6">
              <w:rPr>
                <w:rFonts w:ascii="Times New Roman" w:hAnsi="Times New Roman" w:cs="Times New Roman"/>
                <w:i/>
                <w:iCs/>
                <w:sz w:val="24"/>
                <w:szCs w:val="24"/>
              </w:rPr>
              <w:t xml:space="preserve">). </w:t>
            </w:r>
            <w:r w:rsidRPr="001A77D6">
              <w:rPr>
                <w:i/>
                <w:iCs/>
              </w:rPr>
              <w:t xml:space="preserve"> </w:t>
            </w:r>
            <w:r w:rsidRPr="001A77D6">
              <w:rPr>
                <w:rFonts w:ascii="Times New Roman" w:hAnsi="Times New Roman" w:cs="Times New Roman"/>
                <w:i/>
                <w:iCs/>
                <w:sz w:val="24"/>
                <w:szCs w:val="24"/>
              </w:rPr>
              <w:t>L'amour au travail, l'éléphant dans la pièce</w:t>
            </w:r>
            <w:proofErr w:type="gramStart"/>
            <w:r w:rsidRPr="001A77D6">
              <w:rPr>
                <w:rFonts w:ascii="Times New Roman" w:hAnsi="Times New Roman" w:cs="Times New Roman"/>
                <w:i/>
                <w:iCs/>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153FD7">
              <w:rPr>
                <w:rFonts w:ascii="Times New Roman" w:hAnsi="Times New Roman" w:cs="Times New Roman"/>
                <w:sz w:val="24"/>
                <w:szCs w:val="24"/>
              </w:rPr>
              <w:t xml:space="preserve"> Gestion HEC Montréal</w:t>
            </w:r>
            <w:r>
              <w:rPr>
                <w:rFonts w:ascii="Times New Roman" w:hAnsi="Times New Roman" w:cs="Times New Roman"/>
                <w:sz w:val="24"/>
                <w:szCs w:val="24"/>
              </w:rPr>
              <w:t xml:space="preserve">. </w:t>
            </w:r>
            <w:r>
              <w:t xml:space="preserve"> </w:t>
            </w:r>
            <w:r w:rsidRPr="00412239">
              <w:rPr>
                <w:rFonts w:ascii="Times New Roman" w:hAnsi="Times New Roman" w:cs="Times New Roman"/>
                <w:sz w:val="24"/>
                <w:szCs w:val="24"/>
              </w:rPr>
              <w:t>https://www.revuegestion.ca/l-amour-au-travail-l-elephant-dans-la-piece</w:t>
            </w:r>
          </w:p>
          <w:p w14:paraId="2358A6D3" w14:textId="77777777" w:rsidR="009805C1" w:rsidRDefault="009805C1" w:rsidP="007F4082">
            <w:pPr>
              <w:spacing w:line="360" w:lineRule="auto"/>
              <w:rPr>
                <w:rFonts w:ascii="Times New Roman" w:hAnsi="Times New Roman" w:cs="Times New Roman"/>
                <w:sz w:val="24"/>
                <w:szCs w:val="24"/>
              </w:rPr>
            </w:pPr>
          </w:p>
          <w:p w14:paraId="1B04A9A6" w14:textId="77777777" w:rsidR="009805C1" w:rsidRPr="0092455C"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 xml:space="preserve">Éducaloi. (2020, 14 février). </w:t>
            </w:r>
            <w:r w:rsidRPr="0092455C">
              <w:rPr>
                <w:rFonts w:eastAsia="Times New Roman" w:cs="Arial"/>
                <w:b/>
                <w:bCs/>
                <w:color w:val="000000"/>
                <w:kern w:val="36"/>
                <w:sz w:val="57"/>
                <w:szCs w:val="57"/>
                <w:lang w:eastAsia="fr-CA"/>
              </w:rPr>
              <w:t xml:space="preserve"> </w:t>
            </w:r>
            <w:r w:rsidRPr="00647587">
              <w:rPr>
                <w:rFonts w:ascii="Times New Roman" w:hAnsi="Times New Roman" w:cs="Times New Roman"/>
                <w:i/>
                <w:iCs/>
                <w:sz w:val="24"/>
                <w:szCs w:val="24"/>
              </w:rPr>
              <w:t xml:space="preserve">Amour au travail : gare aux </w:t>
            </w:r>
            <w:proofErr w:type="gramStart"/>
            <w:r w:rsidRPr="00647587">
              <w:rPr>
                <w:rFonts w:ascii="Times New Roman" w:hAnsi="Times New Roman" w:cs="Times New Roman"/>
                <w:i/>
                <w:iCs/>
                <w:sz w:val="24"/>
                <w:szCs w:val="24"/>
              </w:rPr>
              <w:t>ennuis!</w:t>
            </w:r>
            <w:r>
              <w:rPr>
                <w:rFonts w:ascii="Times New Roman" w:hAnsi="Times New Roman" w:cs="Times New Roman"/>
                <w:sz w:val="24"/>
                <w:szCs w:val="24"/>
              </w:rPr>
              <w:t>.</w:t>
            </w:r>
            <w:proofErr w:type="gramEnd"/>
            <w:r>
              <w:rPr>
                <w:rFonts w:ascii="Times New Roman" w:hAnsi="Times New Roman" w:cs="Times New Roman"/>
                <w:sz w:val="24"/>
                <w:szCs w:val="24"/>
              </w:rPr>
              <w:t xml:space="preserve"> Éducaloi. </w:t>
            </w:r>
            <w:r>
              <w:t xml:space="preserve"> </w:t>
            </w:r>
            <w:r w:rsidRPr="00647587">
              <w:rPr>
                <w:rFonts w:ascii="Times New Roman" w:hAnsi="Times New Roman" w:cs="Times New Roman"/>
                <w:sz w:val="24"/>
                <w:szCs w:val="24"/>
              </w:rPr>
              <w:t>https://educaloi.qc.ca/actualites-juridiques/amour-au-travail-gare-aux-ennuis/</w:t>
            </w:r>
          </w:p>
          <w:p w14:paraId="1CECF33D" w14:textId="77777777" w:rsidR="009805C1" w:rsidRPr="00BF198D" w:rsidRDefault="009805C1" w:rsidP="007F408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tc>
      </w:tr>
    </w:tbl>
    <w:p w14:paraId="246CEDFF" w14:textId="77777777" w:rsidR="009805C1" w:rsidRDefault="009805C1" w:rsidP="009805C1">
      <w:pPr>
        <w:spacing w:line="360" w:lineRule="auto"/>
        <w:jc w:val="both"/>
        <w:rPr>
          <w:lang w:eastAsia="fr-FR"/>
        </w:rPr>
      </w:pPr>
    </w:p>
    <w:p w14:paraId="1A3DF467" w14:textId="77777777" w:rsidR="00CE37AB" w:rsidRDefault="00CE37AB"/>
    <w:sectPr w:rsidR="00CE37AB">
      <w:footerReference w:type="even" r:id="rId16"/>
      <w:footerReference w:type="default" r:id="rId17"/>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Lise Lecours" w:date="2024-10-30T11:58:00Z" w:initials="LL">
    <w:p w14:paraId="4D0980DD" w14:textId="77777777" w:rsidR="00857CB8" w:rsidRDefault="00857CB8" w:rsidP="00857CB8">
      <w:r>
        <w:rPr>
          <w:rStyle w:val="Marquedecommentaire"/>
        </w:rPr>
        <w:annotationRef/>
      </w:r>
      <w:r>
        <w:rPr>
          <w:color w:val="000000"/>
          <w:sz w:val="20"/>
          <w:szCs w:val="20"/>
        </w:rPr>
        <w:t xml:space="preserve">Je trouve qu’il y a de la répétition. entre les éléments 1, 2, 3… </w:t>
      </w:r>
    </w:p>
  </w:comment>
  <w:comment w:id="4" w:author="Lise Lecours" w:date="2024-10-30T15:07:00Z" w:initials="LL">
    <w:p w14:paraId="0F587F5E" w14:textId="77777777" w:rsidR="009F11E6" w:rsidRDefault="009F11E6" w:rsidP="009F11E6">
      <w:r>
        <w:rPr>
          <w:rStyle w:val="Marquedecommentaire"/>
        </w:rPr>
        <w:annotationRef/>
      </w:r>
      <w:r>
        <w:rPr>
          <w:color w:val="000000"/>
          <w:sz w:val="20"/>
          <w:szCs w:val="20"/>
        </w:rPr>
        <w:t>Problème de structure de phrase</w:t>
      </w:r>
    </w:p>
  </w:comment>
  <w:comment w:id="9" w:author="Lise Lecours" w:date="2024-10-30T15:10:00Z" w:initials="LL">
    <w:p w14:paraId="743E606E" w14:textId="77777777" w:rsidR="00A2092A" w:rsidRDefault="00A2092A" w:rsidP="00A2092A">
      <w:r>
        <w:rPr>
          <w:rStyle w:val="Marquedecommentaire"/>
        </w:rPr>
        <w:annotationRef/>
      </w:r>
      <w:r>
        <w:rPr>
          <w:color w:val="000000"/>
          <w:sz w:val="20"/>
          <w:szCs w:val="20"/>
        </w:rPr>
        <w:t>Revoir la structure</w:t>
      </w:r>
    </w:p>
  </w:comment>
  <w:comment w:id="26" w:author="Lise Lecours" w:date="2024-10-30T15:30:00Z" w:initials="LL">
    <w:p w14:paraId="5102D926" w14:textId="77777777" w:rsidR="00BC1E02" w:rsidRDefault="00BC1E02" w:rsidP="00BC1E02">
      <w:r>
        <w:rPr>
          <w:rStyle w:val="Marquedecommentaire"/>
        </w:rPr>
        <w:annotationRef/>
      </w:r>
      <w:r>
        <w:rPr>
          <w:color w:val="000000"/>
          <w:sz w:val="20"/>
          <w:szCs w:val="20"/>
        </w:rPr>
        <w:t>est-ce le bon terme ?</w:t>
      </w:r>
    </w:p>
  </w:comment>
  <w:comment w:id="31" w:author="Lise Lecours" w:date="2024-10-30T15:39:00Z" w:initials="LL">
    <w:p w14:paraId="4EE6A2E3" w14:textId="77777777" w:rsidR="00A25C03" w:rsidRDefault="00A25C03" w:rsidP="00A25C03">
      <w:r>
        <w:rPr>
          <w:rStyle w:val="Marquedecommentaire"/>
        </w:rPr>
        <w:annotationRef/>
      </w:r>
      <w:r>
        <w:rPr>
          <w:color w:val="000000"/>
          <w:sz w:val="20"/>
          <w:szCs w:val="20"/>
        </w:rPr>
        <w:t>Voir définition… je suis certaine que c’est un autre terme qu’il faut  utiliser</w:t>
      </w:r>
    </w:p>
  </w:comment>
  <w:comment w:id="36" w:author="Lise Lecours" w:date="2024-10-30T15:41:00Z" w:initials="LL">
    <w:p w14:paraId="3393B721" w14:textId="77777777" w:rsidR="00A25C03" w:rsidRDefault="00A25C03" w:rsidP="00A25C03">
      <w:r>
        <w:rPr>
          <w:rStyle w:val="Marquedecommentaire"/>
        </w:rPr>
        <w:annotationRef/>
      </w:r>
      <w:r>
        <w:rPr>
          <w:color w:val="000000"/>
          <w:sz w:val="20"/>
          <w:szCs w:val="20"/>
        </w:rPr>
        <w:t>Il me semble que cela ne concorde pas avec la justification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D0980DD" w15:done="0"/>
  <w15:commentEx w15:paraId="0F587F5E" w15:done="0"/>
  <w15:commentEx w15:paraId="743E606E" w15:done="0"/>
  <w15:commentEx w15:paraId="5102D926" w15:done="0"/>
  <w15:commentEx w15:paraId="4EE6A2E3" w15:done="0"/>
  <w15:commentEx w15:paraId="3393B7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EF8C36D" w16cex:dateUtc="2024-10-30T15:58:00Z"/>
  <w16cex:commentExtensible w16cex:durableId="46A98E84" w16cex:dateUtc="2024-10-30T19:07:00Z"/>
  <w16cex:commentExtensible w16cex:durableId="5822B7C0" w16cex:dateUtc="2024-10-30T19:10:00Z"/>
  <w16cex:commentExtensible w16cex:durableId="2E6F17A8" w16cex:dateUtc="2024-10-30T19:30:00Z"/>
  <w16cex:commentExtensible w16cex:durableId="6EEE8BA0" w16cex:dateUtc="2024-10-30T19:39:00Z"/>
  <w16cex:commentExtensible w16cex:durableId="7626D655" w16cex:dateUtc="2024-10-30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D0980DD" w16cid:durableId="1EF8C36D"/>
  <w16cid:commentId w16cid:paraId="0F587F5E" w16cid:durableId="46A98E84"/>
  <w16cid:commentId w16cid:paraId="743E606E" w16cid:durableId="5822B7C0"/>
  <w16cid:commentId w16cid:paraId="5102D926" w16cid:durableId="2E6F17A8"/>
  <w16cid:commentId w16cid:paraId="4EE6A2E3" w16cid:durableId="6EEE8BA0"/>
  <w16cid:commentId w16cid:paraId="3393B721" w16cid:durableId="7626D6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392D81" w14:textId="77777777" w:rsidR="009C2747" w:rsidRDefault="009C2747" w:rsidP="00857CB8">
      <w:pPr>
        <w:spacing w:line="240" w:lineRule="auto"/>
      </w:pPr>
      <w:r>
        <w:separator/>
      </w:r>
    </w:p>
  </w:endnote>
  <w:endnote w:type="continuationSeparator" w:id="0">
    <w:p w14:paraId="163CA562" w14:textId="77777777" w:rsidR="009C2747" w:rsidRDefault="009C2747" w:rsidP="00857C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20B0604020202020204"/>
    <w:charset w:val="00"/>
    <w:family w:val="auto"/>
    <w:pitch w:val="variable"/>
    <w:sig w:usb0="E0000AFF" w:usb1="5000217F" w:usb2="00000021" w:usb3="00000000" w:csb0="0000019F" w:csb1="00000000"/>
  </w:font>
  <w:font w:name="Helvetica">
    <w:panose1 w:val="00000000000000000000"/>
    <w:charset w:val="00"/>
    <w:family w:val="auto"/>
    <w:pitch w:val="variable"/>
    <w:sig w:usb0="E00002FF" w:usb1="5000785B" w:usb2="00000000" w:usb3="00000000" w:csb0="0000019F" w:csb1="00000000"/>
  </w:font>
  <w:font w:name="Lato">
    <w:panose1 w:val="020B0604020202020204"/>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ustomXmlInsRangeStart w:id="48" w:author="Lise Lecours" w:date="2024-10-30T11:59:00Z"/>
  <w:sdt>
    <w:sdtPr>
      <w:rPr>
        <w:rStyle w:val="Numrodepage"/>
      </w:rPr>
      <w:id w:val="-206184876"/>
      <w:docPartObj>
        <w:docPartGallery w:val="Page Numbers (Bottom of Page)"/>
        <w:docPartUnique/>
      </w:docPartObj>
    </w:sdtPr>
    <w:sdtContent>
      <w:customXmlInsRangeEnd w:id="48"/>
      <w:p w14:paraId="363847EC" w14:textId="3A7A1DF0" w:rsidR="00857CB8" w:rsidRDefault="00857CB8" w:rsidP="006858A6">
        <w:pPr>
          <w:pStyle w:val="Pieddepage"/>
          <w:framePr w:wrap="none" w:vAnchor="text" w:hAnchor="margin" w:xAlign="right" w:y="1"/>
          <w:rPr>
            <w:ins w:id="49" w:author="Lise Lecours" w:date="2024-10-30T11:59:00Z" w16du:dateUtc="2024-10-30T15:59:00Z"/>
            <w:rStyle w:val="Numrodepage"/>
          </w:rPr>
        </w:pPr>
        <w:ins w:id="50" w:author="Lise Lecours" w:date="2024-10-30T11:59:00Z" w16du:dateUtc="2024-10-30T15:59:00Z">
          <w:r>
            <w:rPr>
              <w:rStyle w:val="Numrodepage"/>
            </w:rPr>
            <w:fldChar w:fldCharType="begin"/>
          </w:r>
          <w:r>
            <w:rPr>
              <w:rStyle w:val="Numrodepage"/>
            </w:rPr>
            <w:instrText xml:space="preserve"> PAGE </w:instrText>
          </w:r>
          <w:r>
            <w:rPr>
              <w:rStyle w:val="Numrodepage"/>
            </w:rPr>
            <w:fldChar w:fldCharType="end"/>
          </w:r>
        </w:ins>
      </w:p>
      <w:customXmlInsRangeStart w:id="51" w:author="Lise Lecours" w:date="2024-10-30T11:59:00Z"/>
    </w:sdtContent>
  </w:sdt>
  <w:customXmlInsRangeEnd w:id="51"/>
  <w:p w14:paraId="5A065C14" w14:textId="77777777" w:rsidR="00857CB8" w:rsidRDefault="00857CB8" w:rsidP="00857CB8">
    <w:pPr>
      <w:pStyle w:val="Pieddepage"/>
      <w:ind w:right="360"/>
      <w:pPrChange w:id="52" w:author="Lise Lecours" w:date="2024-10-30T11:59:00Z" w16du:dateUtc="2024-10-30T15:59:00Z">
        <w:pPr>
          <w:pStyle w:val="Pieddepage"/>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ustomXmlInsRangeStart w:id="53" w:author="Lise Lecours" w:date="2024-10-30T11:59:00Z"/>
  <w:sdt>
    <w:sdtPr>
      <w:rPr>
        <w:rStyle w:val="Numrodepage"/>
      </w:rPr>
      <w:id w:val="-1208871520"/>
      <w:docPartObj>
        <w:docPartGallery w:val="Page Numbers (Bottom of Page)"/>
        <w:docPartUnique/>
      </w:docPartObj>
    </w:sdtPr>
    <w:sdtContent>
      <w:customXmlInsRangeEnd w:id="53"/>
      <w:p w14:paraId="5864E2B6" w14:textId="133D5A6A" w:rsidR="00857CB8" w:rsidRDefault="00857CB8" w:rsidP="006858A6">
        <w:pPr>
          <w:pStyle w:val="Pieddepage"/>
          <w:framePr w:wrap="none" w:vAnchor="text" w:hAnchor="margin" w:xAlign="right" w:y="1"/>
          <w:rPr>
            <w:ins w:id="54" w:author="Lise Lecours" w:date="2024-10-30T11:59:00Z" w16du:dateUtc="2024-10-30T15:59:00Z"/>
            <w:rStyle w:val="Numrodepage"/>
          </w:rPr>
        </w:pPr>
        <w:ins w:id="55" w:author="Lise Lecours" w:date="2024-10-30T11:59:00Z" w16du:dateUtc="2024-10-30T15:59:00Z">
          <w:r>
            <w:rPr>
              <w:rStyle w:val="Numrodepage"/>
            </w:rPr>
            <w:fldChar w:fldCharType="begin"/>
          </w:r>
          <w:r>
            <w:rPr>
              <w:rStyle w:val="Numrodepage"/>
            </w:rPr>
            <w:instrText xml:space="preserve"> PAGE </w:instrText>
          </w:r>
        </w:ins>
        <w:r>
          <w:rPr>
            <w:rStyle w:val="Numrodepage"/>
          </w:rPr>
          <w:fldChar w:fldCharType="separate"/>
        </w:r>
        <w:r>
          <w:rPr>
            <w:rStyle w:val="Numrodepage"/>
            <w:noProof/>
          </w:rPr>
          <w:t>8</w:t>
        </w:r>
        <w:ins w:id="56" w:author="Lise Lecours" w:date="2024-10-30T11:59:00Z" w16du:dateUtc="2024-10-30T15:59:00Z">
          <w:r>
            <w:rPr>
              <w:rStyle w:val="Numrodepage"/>
            </w:rPr>
            <w:fldChar w:fldCharType="end"/>
          </w:r>
        </w:ins>
      </w:p>
      <w:customXmlInsRangeStart w:id="57" w:author="Lise Lecours" w:date="2024-10-30T11:59:00Z"/>
    </w:sdtContent>
  </w:sdt>
  <w:customXmlInsRangeEnd w:id="57"/>
  <w:p w14:paraId="51F54BD2" w14:textId="7653B90A" w:rsidR="00857CB8" w:rsidRDefault="00857CB8" w:rsidP="00857CB8">
    <w:pPr>
      <w:pStyle w:val="Pieddepage"/>
      <w:ind w:right="360"/>
      <w:pPrChange w:id="58" w:author="Lise Lecours" w:date="2024-10-30T11:59:00Z" w16du:dateUtc="2024-10-30T15:59:00Z">
        <w:pPr>
          <w:pStyle w:val="Pieddepage"/>
        </w:pPr>
      </w:pPrChange>
    </w:pPr>
    <w:ins w:id="59" w:author="Lise Lecours" w:date="2024-10-30T11:59:00Z" w16du:dateUtc="2024-10-30T15:59:00Z">
      <w:r>
        <w:rPr>
          <w:rFonts w:ascii="Times New Roman" w:hAnsi="Times New Roman" w:cs="Times New Roman"/>
        </w:rPr>
        <w:fldChar w:fldCharType="begin"/>
      </w:r>
      <w:r>
        <w:rPr>
          <w:rFonts w:ascii="Times New Roman" w:hAnsi="Times New Roman" w:cs="Times New Roman"/>
        </w:rPr>
        <w:instrText xml:space="preserve"> FILENAME </w:instrText>
      </w:r>
    </w:ins>
    <w:r>
      <w:rPr>
        <w:rFonts w:ascii="Times New Roman" w:hAnsi="Times New Roman" w:cs="Times New Roman"/>
      </w:rPr>
      <w:fldChar w:fldCharType="separate"/>
    </w:r>
    <w:r>
      <w:rPr>
        <w:rFonts w:ascii="Times New Roman" w:hAnsi="Times New Roman" w:cs="Times New Roman"/>
        <w:noProof/>
      </w:rPr>
      <w:t>Synthèses éducatives projet GRH_LL_20241030.docx</w:t>
    </w:r>
    <w:ins w:id="60" w:author="Lise Lecours" w:date="2024-10-30T11:59:00Z" w16du:dateUtc="2024-10-30T15:59:00Z">
      <w:r>
        <w:rPr>
          <w:rFonts w:ascii="Times New Roman" w:hAnsi="Times New Roman" w:cs="Times New Roman"/>
        </w:rP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56DC38" w14:textId="77777777" w:rsidR="009C2747" w:rsidRDefault="009C2747" w:rsidP="00857CB8">
      <w:pPr>
        <w:spacing w:line="240" w:lineRule="auto"/>
      </w:pPr>
      <w:r>
        <w:separator/>
      </w:r>
    </w:p>
  </w:footnote>
  <w:footnote w:type="continuationSeparator" w:id="0">
    <w:p w14:paraId="156F4745" w14:textId="77777777" w:rsidR="009C2747" w:rsidRDefault="009C2747" w:rsidP="00857C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3D4AFD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16B18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B5C0D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4BA2C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F2E235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F6416B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82F89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D22F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1A6A63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06A3B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129E7"/>
    <w:multiLevelType w:val="hybridMultilevel"/>
    <w:tmpl w:val="6372970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04DC138C"/>
    <w:multiLevelType w:val="hybridMultilevel"/>
    <w:tmpl w:val="DE24C5A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07DB0135"/>
    <w:multiLevelType w:val="hybridMultilevel"/>
    <w:tmpl w:val="F1DAC5B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08206604"/>
    <w:multiLevelType w:val="hybridMultilevel"/>
    <w:tmpl w:val="99BA24D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0BFE3B23"/>
    <w:multiLevelType w:val="hybridMultilevel"/>
    <w:tmpl w:val="1E46D678"/>
    <w:lvl w:ilvl="0" w:tplc="81F2BE1E">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11CD2056"/>
    <w:multiLevelType w:val="hybridMultilevel"/>
    <w:tmpl w:val="86E0C6D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1AF26FFA"/>
    <w:multiLevelType w:val="hybridMultilevel"/>
    <w:tmpl w:val="1CD2E92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1B4E3E3A"/>
    <w:multiLevelType w:val="hybridMultilevel"/>
    <w:tmpl w:val="14B0230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1CF10CFF"/>
    <w:multiLevelType w:val="hybridMultilevel"/>
    <w:tmpl w:val="8998134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1E6007A8"/>
    <w:multiLevelType w:val="hybridMultilevel"/>
    <w:tmpl w:val="CE5C2E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29696070"/>
    <w:multiLevelType w:val="multilevel"/>
    <w:tmpl w:val="1948581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0EA4C61"/>
    <w:multiLevelType w:val="hybridMultilevel"/>
    <w:tmpl w:val="C1686CA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33173F05"/>
    <w:multiLevelType w:val="hybridMultilevel"/>
    <w:tmpl w:val="D174E9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33237A96"/>
    <w:multiLevelType w:val="hybridMultilevel"/>
    <w:tmpl w:val="4E0A362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341E103F"/>
    <w:multiLevelType w:val="hybridMultilevel"/>
    <w:tmpl w:val="F5685FE8"/>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357A41E4"/>
    <w:multiLevelType w:val="hybridMultilevel"/>
    <w:tmpl w:val="DF0EB026"/>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6" w15:restartNumberingAfterBreak="0">
    <w:nsid w:val="3E78501C"/>
    <w:multiLevelType w:val="hybridMultilevel"/>
    <w:tmpl w:val="94FAA47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406235D0"/>
    <w:multiLevelType w:val="hybridMultilevel"/>
    <w:tmpl w:val="6926420C"/>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28" w15:restartNumberingAfterBreak="0">
    <w:nsid w:val="48191A0C"/>
    <w:multiLevelType w:val="hybridMultilevel"/>
    <w:tmpl w:val="F47CB95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4FA94F76"/>
    <w:multiLevelType w:val="hybridMultilevel"/>
    <w:tmpl w:val="E4BEEB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55666F6D"/>
    <w:multiLevelType w:val="hybridMultilevel"/>
    <w:tmpl w:val="D306215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5D5C602F"/>
    <w:multiLevelType w:val="hybridMultilevel"/>
    <w:tmpl w:val="8280E7F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5F563D5E"/>
    <w:multiLevelType w:val="hybridMultilevel"/>
    <w:tmpl w:val="6B6441C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3" w15:restartNumberingAfterBreak="0">
    <w:nsid w:val="60643907"/>
    <w:multiLevelType w:val="hybridMultilevel"/>
    <w:tmpl w:val="002839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6447312F"/>
    <w:multiLevelType w:val="hybridMultilevel"/>
    <w:tmpl w:val="E39689A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6E10354A"/>
    <w:multiLevelType w:val="hybridMultilevel"/>
    <w:tmpl w:val="1D245A24"/>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6E5C1FAF"/>
    <w:multiLevelType w:val="hybridMultilevel"/>
    <w:tmpl w:val="6DB663B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7" w15:restartNumberingAfterBreak="0">
    <w:nsid w:val="6F932E78"/>
    <w:multiLevelType w:val="multilevel"/>
    <w:tmpl w:val="91920644"/>
    <w:lvl w:ilvl="0">
      <w:start w:val="1"/>
      <w:numFmt w:val="decimal"/>
      <w:lvlText w:val="%1"/>
      <w:lvlJc w:val="left"/>
      <w:pPr>
        <w:ind w:left="360" w:hanging="360"/>
      </w:pPr>
      <w:rPr>
        <w:rFonts w:hint="default"/>
      </w:rPr>
    </w:lvl>
    <w:lvl w:ilvl="1">
      <w:start w:val="2"/>
      <w:numFmt w:val="decimal"/>
      <w:lvlText w:val="%1.%2"/>
      <w:lvlJc w:val="left"/>
      <w:pPr>
        <w:ind w:left="420" w:hanging="360"/>
      </w:pPr>
      <w:rPr>
        <w:rFonts w:hint="default"/>
        <w:b/>
        <w:bCs/>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38" w15:restartNumberingAfterBreak="0">
    <w:nsid w:val="705D7FC1"/>
    <w:multiLevelType w:val="hybridMultilevel"/>
    <w:tmpl w:val="E20A2B04"/>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9" w15:restartNumberingAfterBreak="0">
    <w:nsid w:val="7D3C48A1"/>
    <w:multiLevelType w:val="hybridMultilevel"/>
    <w:tmpl w:val="2DD24BD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497888417">
    <w:abstractNumId w:val="30"/>
  </w:num>
  <w:num w:numId="2" w16cid:durableId="2104835399">
    <w:abstractNumId w:val="17"/>
  </w:num>
  <w:num w:numId="3" w16cid:durableId="2116365595">
    <w:abstractNumId w:val="8"/>
  </w:num>
  <w:num w:numId="4" w16cid:durableId="1831019750">
    <w:abstractNumId w:val="3"/>
  </w:num>
  <w:num w:numId="5" w16cid:durableId="1084569446">
    <w:abstractNumId w:val="2"/>
  </w:num>
  <w:num w:numId="6" w16cid:durableId="540673411">
    <w:abstractNumId w:val="1"/>
  </w:num>
  <w:num w:numId="7" w16cid:durableId="1015959864">
    <w:abstractNumId w:val="0"/>
  </w:num>
  <w:num w:numId="8" w16cid:durableId="507058001">
    <w:abstractNumId w:val="9"/>
  </w:num>
  <w:num w:numId="9" w16cid:durableId="499006726">
    <w:abstractNumId w:val="7"/>
  </w:num>
  <w:num w:numId="10" w16cid:durableId="519902992">
    <w:abstractNumId w:val="6"/>
  </w:num>
  <w:num w:numId="11" w16cid:durableId="55519531">
    <w:abstractNumId w:val="5"/>
  </w:num>
  <w:num w:numId="12" w16cid:durableId="333191392">
    <w:abstractNumId w:val="4"/>
  </w:num>
  <w:num w:numId="13" w16cid:durableId="50272080">
    <w:abstractNumId w:val="39"/>
  </w:num>
  <w:num w:numId="14" w16cid:durableId="1801531428">
    <w:abstractNumId w:val="16"/>
  </w:num>
  <w:num w:numId="15" w16cid:durableId="457769676">
    <w:abstractNumId w:val="35"/>
  </w:num>
  <w:num w:numId="16" w16cid:durableId="861750399">
    <w:abstractNumId w:val="38"/>
  </w:num>
  <w:num w:numId="17" w16cid:durableId="1272278231">
    <w:abstractNumId w:val="20"/>
  </w:num>
  <w:num w:numId="18" w16cid:durableId="1660158272">
    <w:abstractNumId w:val="25"/>
  </w:num>
  <w:num w:numId="19" w16cid:durableId="1167476851">
    <w:abstractNumId w:val="32"/>
  </w:num>
  <w:num w:numId="20" w16cid:durableId="948977003">
    <w:abstractNumId w:val="10"/>
  </w:num>
  <w:num w:numId="21" w16cid:durableId="36853416">
    <w:abstractNumId w:val="22"/>
  </w:num>
  <w:num w:numId="22" w16cid:durableId="1808427075">
    <w:abstractNumId w:val="19"/>
  </w:num>
  <w:num w:numId="23" w16cid:durableId="550574055">
    <w:abstractNumId w:val="26"/>
  </w:num>
  <w:num w:numId="24" w16cid:durableId="1258951451">
    <w:abstractNumId w:val="18"/>
  </w:num>
  <w:num w:numId="25" w16cid:durableId="1613512861">
    <w:abstractNumId w:val="12"/>
  </w:num>
  <w:num w:numId="26" w16cid:durableId="513611302">
    <w:abstractNumId w:val="31"/>
  </w:num>
  <w:num w:numId="27" w16cid:durableId="2097743533">
    <w:abstractNumId w:val="13"/>
  </w:num>
  <w:num w:numId="28" w16cid:durableId="31348836">
    <w:abstractNumId w:val="23"/>
  </w:num>
  <w:num w:numId="29" w16cid:durableId="450051973">
    <w:abstractNumId w:val="15"/>
  </w:num>
  <w:num w:numId="30" w16cid:durableId="1767531394">
    <w:abstractNumId w:val="29"/>
  </w:num>
  <w:num w:numId="31" w16cid:durableId="1880968152">
    <w:abstractNumId w:val="33"/>
  </w:num>
  <w:num w:numId="32" w16cid:durableId="1831359325">
    <w:abstractNumId w:val="34"/>
  </w:num>
  <w:num w:numId="33" w16cid:durableId="664892756">
    <w:abstractNumId w:val="36"/>
  </w:num>
  <w:num w:numId="34" w16cid:durableId="824207367">
    <w:abstractNumId w:val="21"/>
  </w:num>
  <w:num w:numId="35" w16cid:durableId="1239484207">
    <w:abstractNumId w:val="24"/>
  </w:num>
  <w:num w:numId="36" w16cid:durableId="1154105793">
    <w:abstractNumId w:val="28"/>
  </w:num>
  <w:num w:numId="37" w16cid:durableId="1010989690">
    <w:abstractNumId w:val="11"/>
  </w:num>
  <w:num w:numId="38" w16cid:durableId="263880155">
    <w:abstractNumId w:val="37"/>
  </w:num>
  <w:num w:numId="39" w16cid:durableId="2014650991">
    <w:abstractNumId w:val="27"/>
  </w:num>
  <w:num w:numId="40" w16cid:durableId="54390587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ise Lecours">
    <w15:presenceInfo w15:providerId="AD" w15:userId="S::lise.lecours@le-cours.ca::e5f5be1a-d8ae-4c20-b45f-30bf58329c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1"/>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5C1"/>
    <w:rsid w:val="00177A3D"/>
    <w:rsid w:val="002352D4"/>
    <w:rsid w:val="00306C73"/>
    <w:rsid w:val="00857CB8"/>
    <w:rsid w:val="008E64AB"/>
    <w:rsid w:val="009756D3"/>
    <w:rsid w:val="009805C1"/>
    <w:rsid w:val="009C2747"/>
    <w:rsid w:val="009F11E6"/>
    <w:rsid w:val="00A2092A"/>
    <w:rsid w:val="00A25C03"/>
    <w:rsid w:val="00A87755"/>
    <w:rsid w:val="00BC1E02"/>
    <w:rsid w:val="00CE37AB"/>
    <w:rsid w:val="00DC67EE"/>
    <w:rsid w:val="00F71F0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30D6F"/>
  <w15:chartTrackingRefBased/>
  <w15:docId w15:val="{FCAC7B7F-BDF5-4417-B864-E35B9F2C8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5C1"/>
    <w:pPr>
      <w:spacing w:after="0" w:line="276" w:lineRule="auto"/>
    </w:pPr>
    <w:rPr>
      <w:rFonts w:ascii="Arial Narrow" w:hAnsi="Arial Narrow"/>
      <w:kern w:val="0"/>
      <w14:ligatures w14:val="none"/>
    </w:rPr>
  </w:style>
  <w:style w:type="paragraph" w:styleId="Titre1">
    <w:name w:val="heading 1"/>
    <w:basedOn w:val="Normal"/>
    <w:next w:val="Normal"/>
    <w:link w:val="Titre1Car"/>
    <w:uiPriority w:val="9"/>
    <w:qFormat/>
    <w:rsid w:val="00980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80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805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9805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805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9805C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805C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805C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805C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05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805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805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9805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805C1"/>
    <w:rPr>
      <w:rFonts w:eastAsiaTheme="majorEastAsia" w:cstheme="majorBidi"/>
      <w:color w:val="0F4761" w:themeColor="accent1" w:themeShade="BF"/>
    </w:rPr>
  </w:style>
  <w:style w:type="character" w:customStyle="1" w:styleId="Titre6Car">
    <w:name w:val="Titre 6 Car"/>
    <w:basedOn w:val="Policepardfaut"/>
    <w:link w:val="Titre6"/>
    <w:uiPriority w:val="9"/>
    <w:rsid w:val="009805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05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05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05C1"/>
    <w:rPr>
      <w:rFonts w:eastAsiaTheme="majorEastAsia" w:cstheme="majorBidi"/>
      <w:color w:val="272727" w:themeColor="text1" w:themeTint="D8"/>
    </w:rPr>
  </w:style>
  <w:style w:type="paragraph" w:styleId="Titre">
    <w:name w:val="Title"/>
    <w:basedOn w:val="Normal"/>
    <w:next w:val="Normal"/>
    <w:link w:val="TitreCar"/>
    <w:uiPriority w:val="10"/>
    <w:qFormat/>
    <w:rsid w:val="00980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05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05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05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05C1"/>
    <w:pPr>
      <w:spacing w:before="160"/>
      <w:jc w:val="center"/>
    </w:pPr>
    <w:rPr>
      <w:i/>
      <w:iCs/>
      <w:color w:val="404040" w:themeColor="text1" w:themeTint="BF"/>
    </w:rPr>
  </w:style>
  <w:style w:type="character" w:customStyle="1" w:styleId="CitationCar">
    <w:name w:val="Citation Car"/>
    <w:basedOn w:val="Policepardfaut"/>
    <w:link w:val="Citation"/>
    <w:uiPriority w:val="29"/>
    <w:rsid w:val="009805C1"/>
    <w:rPr>
      <w:i/>
      <w:iCs/>
      <w:color w:val="404040" w:themeColor="text1" w:themeTint="BF"/>
    </w:rPr>
  </w:style>
  <w:style w:type="paragraph" w:styleId="Paragraphedeliste">
    <w:name w:val="List Paragraph"/>
    <w:basedOn w:val="Normal"/>
    <w:uiPriority w:val="34"/>
    <w:qFormat/>
    <w:rsid w:val="009805C1"/>
    <w:pPr>
      <w:ind w:left="720"/>
      <w:contextualSpacing/>
    </w:pPr>
  </w:style>
  <w:style w:type="character" w:styleId="Accentuationintense">
    <w:name w:val="Intense Emphasis"/>
    <w:basedOn w:val="Policepardfaut"/>
    <w:uiPriority w:val="21"/>
    <w:qFormat/>
    <w:rsid w:val="009805C1"/>
    <w:rPr>
      <w:i/>
      <w:iCs/>
      <w:color w:val="0F4761" w:themeColor="accent1" w:themeShade="BF"/>
    </w:rPr>
  </w:style>
  <w:style w:type="paragraph" w:styleId="Citationintense">
    <w:name w:val="Intense Quote"/>
    <w:basedOn w:val="Normal"/>
    <w:next w:val="Normal"/>
    <w:link w:val="CitationintenseCar"/>
    <w:uiPriority w:val="30"/>
    <w:qFormat/>
    <w:rsid w:val="00980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805C1"/>
    <w:rPr>
      <w:i/>
      <w:iCs/>
      <w:color w:val="0F4761" w:themeColor="accent1" w:themeShade="BF"/>
    </w:rPr>
  </w:style>
  <w:style w:type="character" w:styleId="Rfrenceintense">
    <w:name w:val="Intense Reference"/>
    <w:basedOn w:val="Policepardfaut"/>
    <w:uiPriority w:val="32"/>
    <w:qFormat/>
    <w:rsid w:val="009805C1"/>
    <w:rPr>
      <w:b/>
      <w:bCs/>
      <w:smallCaps/>
      <w:color w:val="0F4761" w:themeColor="accent1" w:themeShade="BF"/>
      <w:spacing w:val="5"/>
    </w:rPr>
  </w:style>
  <w:style w:type="paragraph" w:styleId="En-tte">
    <w:name w:val="header"/>
    <w:basedOn w:val="Normal"/>
    <w:link w:val="En-tteCar"/>
    <w:uiPriority w:val="99"/>
    <w:unhideWhenUsed/>
    <w:rsid w:val="009805C1"/>
    <w:pPr>
      <w:tabs>
        <w:tab w:val="center" w:pos="4320"/>
        <w:tab w:val="right" w:pos="8640"/>
      </w:tabs>
      <w:spacing w:line="240" w:lineRule="auto"/>
    </w:pPr>
  </w:style>
  <w:style w:type="character" w:customStyle="1" w:styleId="En-tteCar">
    <w:name w:val="En-tête Car"/>
    <w:basedOn w:val="Policepardfaut"/>
    <w:link w:val="En-tte"/>
    <w:uiPriority w:val="99"/>
    <w:rsid w:val="009805C1"/>
    <w:rPr>
      <w:rFonts w:ascii="Arial Narrow" w:hAnsi="Arial Narrow"/>
      <w:kern w:val="0"/>
      <w14:ligatures w14:val="none"/>
    </w:rPr>
  </w:style>
  <w:style w:type="paragraph" w:styleId="Pieddepage">
    <w:name w:val="footer"/>
    <w:basedOn w:val="Normal"/>
    <w:link w:val="PieddepageCar"/>
    <w:uiPriority w:val="99"/>
    <w:unhideWhenUsed/>
    <w:rsid w:val="009805C1"/>
    <w:pPr>
      <w:tabs>
        <w:tab w:val="center" w:pos="4320"/>
        <w:tab w:val="right" w:pos="8640"/>
      </w:tabs>
      <w:spacing w:line="240" w:lineRule="auto"/>
    </w:pPr>
  </w:style>
  <w:style w:type="character" w:customStyle="1" w:styleId="PieddepageCar">
    <w:name w:val="Pied de page Car"/>
    <w:basedOn w:val="Policepardfaut"/>
    <w:link w:val="Pieddepage"/>
    <w:uiPriority w:val="99"/>
    <w:rsid w:val="009805C1"/>
    <w:rPr>
      <w:rFonts w:ascii="Arial Narrow" w:hAnsi="Arial Narrow"/>
      <w:kern w:val="0"/>
      <w14:ligatures w14:val="none"/>
    </w:rPr>
  </w:style>
  <w:style w:type="paragraph" w:customStyle="1" w:styleId="1Sous-titreThese">
    <w:name w:val="1|Sous-titreThese"/>
    <w:basedOn w:val="Normal"/>
    <w:next w:val="Normal"/>
    <w:rsid w:val="009805C1"/>
    <w:pPr>
      <w:spacing w:line="240" w:lineRule="auto"/>
      <w:jc w:val="center"/>
    </w:pPr>
    <w:rPr>
      <w:rFonts w:eastAsia="Times New Roman" w:cs="Times New Roman"/>
      <w:b/>
      <w:bCs/>
      <w:sz w:val="34"/>
      <w:szCs w:val="32"/>
      <w:lang w:eastAsia="fr-FR"/>
    </w:rPr>
  </w:style>
  <w:style w:type="paragraph" w:customStyle="1" w:styleId="1TitreThese">
    <w:name w:val="1|TitreThese"/>
    <w:basedOn w:val="Normal"/>
    <w:next w:val="Normal"/>
    <w:rsid w:val="009805C1"/>
    <w:pPr>
      <w:spacing w:before="1440" w:line="240" w:lineRule="auto"/>
      <w:jc w:val="center"/>
    </w:pPr>
    <w:rPr>
      <w:rFonts w:eastAsia="Times New Roman" w:cs="Times New Roman"/>
      <w:b/>
      <w:bCs/>
      <w:sz w:val="40"/>
      <w:szCs w:val="36"/>
      <w:lang w:eastAsia="fr-FR"/>
    </w:rPr>
  </w:style>
  <w:style w:type="paragraph" w:customStyle="1" w:styleId="1Grade">
    <w:name w:val="1|Grade"/>
    <w:basedOn w:val="Normal"/>
    <w:next w:val="Normal"/>
    <w:rsid w:val="009805C1"/>
    <w:pPr>
      <w:spacing w:line="240" w:lineRule="auto"/>
      <w:jc w:val="center"/>
    </w:pPr>
    <w:rPr>
      <w:rFonts w:eastAsia="Times New Roman" w:cs="Times New Roman"/>
      <w:sz w:val="28"/>
      <w:szCs w:val="24"/>
      <w:lang w:eastAsia="fr-FR"/>
    </w:rPr>
  </w:style>
  <w:style w:type="paragraph" w:customStyle="1" w:styleId="1Thesemaitrise">
    <w:name w:val="1|These_maitrise"/>
    <w:basedOn w:val="1Grade"/>
    <w:next w:val="Normal"/>
    <w:rsid w:val="009805C1"/>
    <w:pPr>
      <w:spacing w:before="960"/>
    </w:pPr>
    <w:rPr>
      <w:b/>
    </w:rPr>
  </w:style>
  <w:style w:type="paragraph" w:customStyle="1" w:styleId="1Ville">
    <w:name w:val="1|Ville"/>
    <w:next w:val="Normal"/>
    <w:rsid w:val="009805C1"/>
    <w:pPr>
      <w:spacing w:before="2240" w:after="0" w:line="276" w:lineRule="auto"/>
      <w:jc w:val="center"/>
    </w:pPr>
    <w:rPr>
      <w:rFonts w:ascii="Arial Narrow" w:eastAsia="Times New Roman" w:hAnsi="Arial Narrow" w:cs="Times New Roman"/>
      <w:kern w:val="0"/>
      <w:sz w:val="28"/>
      <w:szCs w:val="24"/>
      <w:lang w:eastAsia="fr-FR"/>
      <w14:ligatures w14:val="none"/>
    </w:rPr>
  </w:style>
  <w:style w:type="paragraph" w:customStyle="1" w:styleId="1Faculte">
    <w:name w:val="1|Faculte"/>
    <w:basedOn w:val="Normal"/>
    <w:next w:val="Normal"/>
    <w:rsid w:val="009805C1"/>
    <w:pPr>
      <w:spacing w:line="240" w:lineRule="auto"/>
      <w:jc w:val="center"/>
    </w:pPr>
    <w:rPr>
      <w:rFonts w:eastAsia="Times New Roman" w:cs="Times New Roman"/>
      <w:sz w:val="28"/>
      <w:szCs w:val="24"/>
      <w:lang w:eastAsia="fr-FR"/>
    </w:rPr>
  </w:style>
  <w:style w:type="paragraph" w:customStyle="1" w:styleId="1Universite">
    <w:name w:val="1|Universite"/>
    <w:basedOn w:val="Normal"/>
    <w:next w:val="Normal"/>
    <w:rsid w:val="009805C1"/>
    <w:pPr>
      <w:spacing w:line="240" w:lineRule="auto"/>
      <w:jc w:val="center"/>
    </w:pPr>
    <w:rPr>
      <w:rFonts w:eastAsia="Times New Roman" w:cs="Times New Roman"/>
      <w:sz w:val="28"/>
      <w:szCs w:val="24"/>
      <w:lang w:eastAsia="fr-FR"/>
    </w:rPr>
  </w:style>
  <w:style w:type="paragraph" w:customStyle="1" w:styleId="1Copyright">
    <w:name w:val="1|Copyright"/>
    <w:basedOn w:val="Normal"/>
    <w:next w:val="Normal"/>
    <w:rsid w:val="009805C1"/>
    <w:pPr>
      <w:spacing w:line="240" w:lineRule="auto"/>
      <w:jc w:val="center"/>
    </w:pPr>
    <w:rPr>
      <w:rFonts w:eastAsia="Times New Roman" w:cs="Times New Roman"/>
      <w:sz w:val="28"/>
      <w:szCs w:val="24"/>
      <w:lang w:eastAsia="fr-FR"/>
    </w:rPr>
  </w:style>
  <w:style w:type="paragraph" w:customStyle="1" w:styleId="Texte">
    <w:name w:val="Texte"/>
    <w:qFormat/>
    <w:rsid w:val="009805C1"/>
    <w:pPr>
      <w:spacing w:after="240" w:line="360" w:lineRule="auto"/>
      <w:jc w:val="both"/>
    </w:pPr>
    <w:rPr>
      <w:rFonts w:ascii="Arial Narrow" w:hAnsi="Arial Narrow"/>
      <w:kern w:val="0"/>
      <w14:ligatures w14:val="none"/>
    </w:rPr>
  </w:style>
  <w:style w:type="paragraph" w:customStyle="1" w:styleId="1Auteur">
    <w:name w:val="1|Auteur"/>
    <w:next w:val="Normal"/>
    <w:rsid w:val="009805C1"/>
    <w:pPr>
      <w:spacing w:before="960" w:after="0" w:line="240" w:lineRule="auto"/>
      <w:jc w:val="center"/>
    </w:pPr>
    <w:rPr>
      <w:rFonts w:ascii="Arial Narrow" w:eastAsia="Times New Roman" w:hAnsi="Arial Narrow" w:cs="Times New Roman"/>
      <w:b/>
      <w:kern w:val="0"/>
      <w:sz w:val="28"/>
      <w:szCs w:val="24"/>
      <w:lang w:eastAsia="fr-FR"/>
      <w14:ligatures w14:val="none"/>
    </w:rPr>
  </w:style>
  <w:style w:type="paragraph" w:styleId="Sansinterligne">
    <w:name w:val="No Spacing"/>
    <w:link w:val="SansinterligneCar"/>
    <w:uiPriority w:val="1"/>
    <w:qFormat/>
    <w:rsid w:val="009805C1"/>
    <w:pPr>
      <w:spacing w:after="0" w:line="240" w:lineRule="auto"/>
    </w:pPr>
    <w:rPr>
      <w:rFonts w:ascii="Arial Narrow" w:hAnsi="Arial Narrow"/>
      <w:kern w:val="0"/>
      <w14:ligatures w14:val="none"/>
    </w:rPr>
  </w:style>
  <w:style w:type="paragraph" w:customStyle="1" w:styleId="Titreliminaire">
    <w:name w:val="Titre liminaire"/>
    <w:basedOn w:val="Normal"/>
    <w:next w:val="Texte"/>
    <w:qFormat/>
    <w:rsid w:val="009805C1"/>
    <w:pPr>
      <w:spacing w:after="240" w:line="240" w:lineRule="auto"/>
      <w:outlineLvl w:val="0"/>
    </w:pPr>
    <w:rPr>
      <w:rFonts w:ascii="Arial" w:eastAsia="Times New Roman" w:hAnsi="Arial" w:cs="Times New Roman"/>
      <w:b/>
      <w:bCs/>
      <w:sz w:val="36"/>
      <w:szCs w:val="36"/>
      <w:lang w:eastAsia="fr-FR"/>
    </w:rPr>
  </w:style>
  <w:style w:type="paragraph" w:customStyle="1" w:styleId="Introduction">
    <w:name w:val="Introduction"/>
    <w:next w:val="Texte"/>
    <w:qFormat/>
    <w:rsid w:val="009805C1"/>
    <w:pPr>
      <w:spacing w:after="200" w:line="276" w:lineRule="auto"/>
      <w:outlineLvl w:val="0"/>
    </w:pPr>
    <w:rPr>
      <w:rFonts w:ascii="Arial" w:eastAsia="Times New Roman" w:hAnsi="Arial" w:cs="Times New Roman"/>
      <w:b/>
      <w:bCs/>
      <w:kern w:val="0"/>
      <w:sz w:val="36"/>
      <w:szCs w:val="36"/>
      <w:lang w:eastAsia="fr-FR"/>
      <w14:ligatures w14:val="none"/>
    </w:rPr>
  </w:style>
  <w:style w:type="paragraph" w:customStyle="1" w:styleId="Conclusion">
    <w:name w:val="Conclusion"/>
    <w:next w:val="Texte"/>
    <w:qFormat/>
    <w:rsid w:val="009805C1"/>
    <w:pPr>
      <w:spacing w:after="200" w:line="276" w:lineRule="auto"/>
      <w:outlineLvl w:val="0"/>
    </w:pPr>
    <w:rPr>
      <w:rFonts w:ascii="Arial" w:eastAsia="Times New Roman" w:hAnsi="Arial" w:cs="Times New Roman"/>
      <w:b/>
      <w:bCs/>
      <w:kern w:val="0"/>
      <w:sz w:val="36"/>
      <w:szCs w:val="36"/>
      <w:lang w:eastAsia="fr-FR"/>
      <w14:ligatures w14:val="none"/>
    </w:rPr>
  </w:style>
  <w:style w:type="paragraph" w:customStyle="1" w:styleId="Titreannexe">
    <w:name w:val="Titre annexe"/>
    <w:next w:val="Texte"/>
    <w:qFormat/>
    <w:rsid w:val="009805C1"/>
    <w:pPr>
      <w:spacing w:after="200" w:line="276" w:lineRule="auto"/>
      <w:outlineLvl w:val="0"/>
    </w:pPr>
    <w:rPr>
      <w:rFonts w:ascii="Arial" w:hAnsi="Arial"/>
      <w:b/>
      <w:kern w:val="0"/>
      <w:sz w:val="36"/>
      <w14:ligatures w14:val="none"/>
    </w:rPr>
  </w:style>
  <w:style w:type="paragraph" w:customStyle="1" w:styleId="Dedicace">
    <w:name w:val="Dedicace"/>
    <w:basedOn w:val="Normal"/>
    <w:qFormat/>
    <w:rsid w:val="009805C1"/>
    <w:pPr>
      <w:pageBreakBefore/>
      <w:spacing w:line="240" w:lineRule="auto"/>
      <w:ind w:left="4423"/>
      <w:jc w:val="right"/>
    </w:pPr>
    <w:rPr>
      <w:rFonts w:ascii="Times New Roman" w:eastAsia="Times New Roman" w:hAnsi="Times New Roman" w:cs="Times New Roman"/>
      <w:i/>
      <w:iCs/>
      <w:sz w:val="24"/>
      <w:szCs w:val="24"/>
      <w:lang w:eastAsia="fr-FR"/>
    </w:rPr>
  </w:style>
  <w:style w:type="paragraph" w:styleId="Textedebulles">
    <w:name w:val="Balloon Text"/>
    <w:basedOn w:val="Normal"/>
    <w:link w:val="TextedebullesCar"/>
    <w:uiPriority w:val="99"/>
    <w:semiHidden/>
    <w:unhideWhenUsed/>
    <w:rsid w:val="009805C1"/>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05C1"/>
    <w:rPr>
      <w:rFonts w:ascii="Tahoma" w:hAnsi="Tahoma" w:cs="Tahoma"/>
      <w:kern w:val="0"/>
      <w:sz w:val="16"/>
      <w:szCs w:val="16"/>
      <w14:ligatures w14:val="none"/>
    </w:rPr>
  </w:style>
  <w:style w:type="paragraph" w:customStyle="1" w:styleId="1Programme">
    <w:name w:val="1|Programme"/>
    <w:basedOn w:val="Normal"/>
    <w:next w:val="Normal"/>
    <w:rsid w:val="009805C1"/>
    <w:pPr>
      <w:spacing w:before="1920"/>
      <w:jc w:val="center"/>
    </w:pPr>
    <w:rPr>
      <w:b/>
      <w:sz w:val="28"/>
    </w:rPr>
  </w:style>
  <w:style w:type="paragraph" w:customStyle="1" w:styleId="Titrebibliographie">
    <w:name w:val="Titre bibliographie"/>
    <w:next w:val="Normal"/>
    <w:qFormat/>
    <w:rsid w:val="009805C1"/>
    <w:pPr>
      <w:spacing w:after="200" w:line="276" w:lineRule="auto"/>
      <w:outlineLvl w:val="0"/>
    </w:pPr>
    <w:rPr>
      <w:rFonts w:ascii="Arial" w:hAnsi="Arial"/>
      <w:b/>
      <w:kern w:val="0"/>
      <w:sz w:val="36"/>
      <w14:ligatures w14:val="none"/>
    </w:rPr>
  </w:style>
  <w:style w:type="character" w:styleId="Hyperlien">
    <w:name w:val="Hyperlink"/>
    <w:basedOn w:val="Policepardfaut"/>
    <w:uiPriority w:val="99"/>
    <w:unhideWhenUsed/>
    <w:rsid w:val="009805C1"/>
    <w:rPr>
      <w:color w:val="0563C1"/>
      <w:u w:val="single"/>
    </w:rPr>
  </w:style>
  <w:style w:type="paragraph" w:styleId="TM1">
    <w:name w:val="toc 1"/>
    <w:basedOn w:val="Normal"/>
    <w:next w:val="Normal"/>
    <w:autoRedefine/>
    <w:uiPriority w:val="39"/>
    <w:unhideWhenUsed/>
    <w:rsid w:val="009805C1"/>
    <w:pPr>
      <w:spacing w:after="100"/>
    </w:pPr>
  </w:style>
  <w:style w:type="paragraph" w:styleId="TM2">
    <w:name w:val="toc 2"/>
    <w:basedOn w:val="Normal"/>
    <w:next w:val="Normal"/>
    <w:autoRedefine/>
    <w:uiPriority w:val="39"/>
    <w:unhideWhenUsed/>
    <w:rsid w:val="009805C1"/>
    <w:pPr>
      <w:spacing w:after="100"/>
      <w:ind w:left="220"/>
    </w:pPr>
  </w:style>
  <w:style w:type="character" w:styleId="Marquedecommentaire">
    <w:name w:val="annotation reference"/>
    <w:basedOn w:val="Policepardfaut"/>
    <w:uiPriority w:val="99"/>
    <w:semiHidden/>
    <w:unhideWhenUsed/>
    <w:rsid w:val="009805C1"/>
    <w:rPr>
      <w:sz w:val="16"/>
      <w:szCs w:val="16"/>
    </w:rPr>
  </w:style>
  <w:style w:type="paragraph" w:styleId="Commentaire">
    <w:name w:val="annotation text"/>
    <w:basedOn w:val="Normal"/>
    <w:link w:val="CommentaireCar"/>
    <w:uiPriority w:val="99"/>
    <w:unhideWhenUsed/>
    <w:rsid w:val="009805C1"/>
    <w:pPr>
      <w:spacing w:line="240" w:lineRule="auto"/>
    </w:pPr>
    <w:rPr>
      <w:sz w:val="20"/>
      <w:szCs w:val="20"/>
    </w:rPr>
  </w:style>
  <w:style w:type="character" w:customStyle="1" w:styleId="CommentaireCar">
    <w:name w:val="Commentaire Car"/>
    <w:basedOn w:val="Policepardfaut"/>
    <w:link w:val="Commentaire"/>
    <w:uiPriority w:val="99"/>
    <w:rsid w:val="009805C1"/>
    <w:rPr>
      <w:rFonts w:ascii="Arial Narrow" w:hAnsi="Arial Narrow"/>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9805C1"/>
    <w:rPr>
      <w:b/>
      <w:bCs/>
    </w:rPr>
  </w:style>
  <w:style w:type="character" w:customStyle="1" w:styleId="ObjetducommentaireCar">
    <w:name w:val="Objet du commentaire Car"/>
    <w:basedOn w:val="CommentaireCar"/>
    <w:link w:val="Objetducommentaire"/>
    <w:uiPriority w:val="99"/>
    <w:semiHidden/>
    <w:rsid w:val="009805C1"/>
    <w:rPr>
      <w:rFonts w:ascii="Arial Narrow" w:hAnsi="Arial Narrow"/>
      <w:b/>
      <w:bCs/>
      <w:kern w:val="0"/>
      <w:sz w:val="20"/>
      <w:szCs w:val="20"/>
      <w14:ligatures w14:val="none"/>
    </w:rPr>
  </w:style>
  <w:style w:type="character" w:customStyle="1" w:styleId="SansinterligneCar">
    <w:name w:val="Sans interligne Car"/>
    <w:basedOn w:val="Policepardfaut"/>
    <w:link w:val="Sansinterligne"/>
    <w:uiPriority w:val="1"/>
    <w:rsid w:val="009805C1"/>
    <w:rPr>
      <w:rFonts w:ascii="Arial Narrow" w:hAnsi="Arial Narrow"/>
      <w:kern w:val="0"/>
      <w14:ligatures w14:val="none"/>
    </w:rPr>
  </w:style>
  <w:style w:type="table" w:styleId="Grilledutableau">
    <w:name w:val="Table Grid"/>
    <w:basedOn w:val="TableauNormal"/>
    <w:uiPriority w:val="39"/>
    <w:rsid w:val="00980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805C1"/>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styleId="Mentionnonrsolue">
    <w:name w:val="Unresolved Mention"/>
    <w:basedOn w:val="Policepardfaut"/>
    <w:uiPriority w:val="99"/>
    <w:semiHidden/>
    <w:unhideWhenUsed/>
    <w:rsid w:val="009805C1"/>
    <w:rPr>
      <w:color w:val="605E5C"/>
      <w:shd w:val="clear" w:color="auto" w:fill="E1DFDD"/>
    </w:rPr>
  </w:style>
  <w:style w:type="character" w:styleId="Lienvisit">
    <w:name w:val="FollowedHyperlink"/>
    <w:basedOn w:val="Policepardfaut"/>
    <w:uiPriority w:val="99"/>
    <w:semiHidden/>
    <w:unhideWhenUsed/>
    <w:rsid w:val="009805C1"/>
    <w:rPr>
      <w:color w:val="96607D" w:themeColor="followedHyperlink"/>
      <w:u w:val="single"/>
    </w:rPr>
  </w:style>
  <w:style w:type="paragraph" w:styleId="Rvision">
    <w:name w:val="Revision"/>
    <w:hidden/>
    <w:uiPriority w:val="99"/>
    <w:semiHidden/>
    <w:rsid w:val="00857CB8"/>
    <w:pPr>
      <w:spacing w:after="0" w:line="240" w:lineRule="auto"/>
    </w:pPr>
    <w:rPr>
      <w:rFonts w:ascii="Arial Narrow" w:hAnsi="Arial Narrow"/>
      <w:kern w:val="0"/>
      <w14:ligatures w14:val="none"/>
    </w:rPr>
  </w:style>
  <w:style w:type="character" w:styleId="Numrodepage">
    <w:name w:val="page number"/>
    <w:basedOn w:val="Policepardfaut"/>
    <w:uiPriority w:val="99"/>
    <w:semiHidden/>
    <w:unhideWhenUsed/>
    <w:rsid w:val="00857C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revuegestion.ca/leadership-5-conseils-pour-obtenir-une-retroaction-benefiqu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ordrecrha.org/services/mentorat-crha/billets-du-mentor/2020/01/comment-donne-retroaction"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rrefourrh.org/gestionnaires/sante-mentale" TargetMode="External"/><Relationship Id="rId5" Type="http://schemas.openxmlformats.org/officeDocument/2006/relationships/footnotes" Target="footnotes.xml"/><Relationship Id="rId15" Type="http://schemas.openxmlformats.org/officeDocument/2006/relationships/hyperlink" Target="https://www.cnesst.gouv.qc.ca/fr/prevention-securite/milieu-travail-sain/droit-gestion" TargetMode="Externa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ordrecrha.org/ressources/TBD/Archives/Vigie-RT/politique-sur-l-utilisation-des-medias-sociaux-guide-de-reda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40</Pages>
  <Words>8205</Words>
  <Characters>45131</Characters>
  <Application>Microsoft Office Word</Application>
  <DocSecurity>0</DocSecurity>
  <Lines>376</Lines>
  <Paragraphs>106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Emmie Langlais</dc:creator>
  <cp:keywords/>
  <dc:description/>
  <cp:lastModifiedBy>Lise Lecours</cp:lastModifiedBy>
  <cp:revision>3</cp:revision>
  <dcterms:created xsi:type="dcterms:W3CDTF">2024-10-30T15:50:00Z</dcterms:created>
  <dcterms:modified xsi:type="dcterms:W3CDTF">2024-10-30T19:49:00Z</dcterms:modified>
</cp:coreProperties>
</file>